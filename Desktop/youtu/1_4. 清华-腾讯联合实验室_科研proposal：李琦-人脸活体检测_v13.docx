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C5760" w14:textId="77777777" w:rsidR="000E4D6E" w:rsidRDefault="000E4D6E" w:rsidP="000E4D6E">
      <w:pPr>
        <w:spacing w:line="360" w:lineRule="auto"/>
        <w:jc w:val="center"/>
        <w:rPr>
          <w:b/>
          <w:sz w:val="28"/>
          <w:szCs w:val="24"/>
        </w:rPr>
      </w:pPr>
      <w:r>
        <w:rPr>
          <w:rFonts w:ascii="微软雅黑" w:eastAsia="微软雅黑" w:hAnsi="微软雅黑" w:hint="eastAsia"/>
          <w:b/>
          <w:bCs/>
          <w:sz w:val="32"/>
        </w:rPr>
        <w:t>清华大学-腾讯互联网创新技术联合实验室</w:t>
      </w:r>
    </w:p>
    <w:p w14:paraId="72B0CBA6" w14:textId="77777777" w:rsidR="00F664E6" w:rsidRPr="00921CAD" w:rsidRDefault="00F664E6" w:rsidP="00F664E6">
      <w:pPr>
        <w:spacing w:line="480" w:lineRule="exact"/>
        <w:jc w:val="center"/>
        <w:rPr>
          <w:rFonts w:ascii="微软雅黑" w:eastAsia="微软雅黑" w:hAnsi="微软雅黑"/>
          <w:b/>
          <w:sz w:val="32"/>
          <w:szCs w:val="32"/>
        </w:rPr>
      </w:pPr>
      <w:r w:rsidRPr="00921CAD">
        <w:rPr>
          <w:rFonts w:ascii="微软雅黑" w:eastAsia="微软雅黑" w:hAnsi="微软雅黑" w:hint="eastAsia"/>
          <w:b/>
          <w:sz w:val="32"/>
          <w:szCs w:val="32"/>
        </w:rPr>
        <w:t>科研合作项目建议书</w:t>
      </w:r>
    </w:p>
    <w:p w14:paraId="03818DFA" w14:textId="77777777" w:rsidR="00F664E6" w:rsidRPr="00921CAD" w:rsidRDefault="00F664E6" w:rsidP="00F664E6">
      <w:pPr>
        <w:spacing w:line="300" w:lineRule="auto"/>
        <w:jc w:val="center"/>
        <w:rPr>
          <w:rFonts w:ascii="微软雅黑" w:eastAsia="微软雅黑" w:hAnsi="微软雅黑"/>
          <w:b/>
          <w:sz w:val="18"/>
          <w:szCs w:val="18"/>
        </w:rPr>
      </w:pPr>
      <w:r w:rsidRPr="00921CAD">
        <w:rPr>
          <w:rFonts w:ascii="微软雅黑" w:eastAsia="微软雅黑" w:hAnsi="微软雅黑" w:hint="eastAsia"/>
          <w:b/>
          <w:sz w:val="18"/>
          <w:szCs w:val="18"/>
        </w:rPr>
        <w:t>填写要求：简洁、清晰、明了</w:t>
      </w:r>
    </w:p>
    <w:p w14:paraId="1C306E3D" w14:textId="57E3EF50" w:rsidR="00F664E6" w:rsidRPr="00A63462" w:rsidRDefault="00F664E6" w:rsidP="00F664E6">
      <w:pPr>
        <w:pStyle w:val="a3"/>
        <w:numPr>
          <w:ilvl w:val="0"/>
          <w:numId w:val="1"/>
        </w:numPr>
        <w:spacing w:line="300" w:lineRule="auto"/>
        <w:ind w:firstLineChars="0"/>
        <w:rPr>
          <w:rFonts w:ascii="微软雅黑" w:eastAsia="微软雅黑" w:hAnsi="微软雅黑" w:cs="Times New Roman"/>
          <w:sz w:val="28"/>
        </w:rPr>
      </w:pPr>
      <w:r w:rsidRPr="004942AC">
        <w:rPr>
          <w:rFonts w:ascii="微软雅黑" w:eastAsia="微软雅黑" w:hAnsi="微软雅黑" w:cs="Times New Roman"/>
          <w:sz w:val="28"/>
        </w:rPr>
        <w:t>项目名称：</w:t>
      </w:r>
      <w:r w:rsidRPr="0088341E">
        <w:rPr>
          <w:rFonts w:ascii="微软雅黑" w:eastAsia="微软雅黑" w:hAnsi="微软雅黑" w:cs="Times New Roman"/>
          <w:sz w:val="24"/>
          <w:szCs w:val="24"/>
          <w:u w:val="single"/>
        </w:rPr>
        <w:t xml:space="preserve">   </w:t>
      </w:r>
      <w:r w:rsidR="00E85F7F">
        <w:rPr>
          <w:rFonts w:ascii="微软雅黑" w:eastAsia="微软雅黑" w:hAnsi="微软雅黑" w:cs="Times New Roman" w:hint="eastAsia"/>
          <w:sz w:val="24"/>
          <w:szCs w:val="24"/>
          <w:u w:val="single"/>
        </w:rPr>
        <w:t>基于</w:t>
      </w:r>
      <w:bookmarkStart w:id="0" w:name="_Hlk14426502"/>
      <w:r w:rsidR="00E85F7F">
        <w:rPr>
          <w:rFonts w:ascii="微软雅黑" w:eastAsia="微软雅黑" w:hAnsi="微软雅黑" w:cs="Times New Roman" w:hint="eastAsia"/>
          <w:sz w:val="24"/>
          <w:szCs w:val="24"/>
          <w:u w:val="single"/>
        </w:rPr>
        <w:t>唇动的</w:t>
      </w:r>
      <w:r w:rsidR="00D77050">
        <w:rPr>
          <w:rFonts w:ascii="微软雅黑" w:eastAsia="微软雅黑" w:hAnsi="微软雅黑" w:cs="Times New Roman" w:hint="eastAsia"/>
          <w:sz w:val="24"/>
          <w:szCs w:val="24"/>
          <w:u w:val="single"/>
        </w:rPr>
        <w:t>活体</w:t>
      </w:r>
      <w:r w:rsidR="003A53C1">
        <w:rPr>
          <w:rFonts w:ascii="微软雅黑" w:eastAsia="微软雅黑" w:hAnsi="微软雅黑" w:cs="Times New Roman" w:hint="eastAsia"/>
          <w:sz w:val="24"/>
          <w:szCs w:val="24"/>
          <w:u w:val="single"/>
        </w:rPr>
        <w:t>检测</w:t>
      </w:r>
      <w:r w:rsidR="00D77050">
        <w:rPr>
          <w:rFonts w:ascii="微软雅黑" w:eastAsia="微软雅黑" w:hAnsi="微软雅黑" w:cs="Times New Roman" w:hint="eastAsia"/>
          <w:sz w:val="24"/>
          <w:szCs w:val="24"/>
          <w:u w:val="single"/>
        </w:rPr>
        <w:t>和</w:t>
      </w:r>
      <w:r w:rsidR="00E85F7F">
        <w:rPr>
          <w:rFonts w:ascii="微软雅黑" w:eastAsia="微软雅黑" w:hAnsi="微软雅黑" w:cs="Times New Roman" w:hint="eastAsia"/>
          <w:sz w:val="24"/>
          <w:szCs w:val="24"/>
          <w:u w:val="single"/>
        </w:rPr>
        <w:t>安全人脸</w:t>
      </w:r>
      <w:r w:rsidR="002236C0">
        <w:rPr>
          <w:rFonts w:ascii="微软雅黑" w:eastAsia="微软雅黑" w:hAnsi="微软雅黑" w:cs="Times New Roman" w:hint="eastAsia"/>
          <w:sz w:val="24"/>
          <w:szCs w:val="24"/>
          <w:u w:val="single"/>
        </w:rPr>
        <w:t>认证</w:t>
      </w:r>
      <w:r w:rsidR="00E85F7F">
        <w:rPr>
          <w:rFonts w:ascii="微软雅黑" w:eastAsia="微软雅黑" w:hAnsi="微软雅黑" w:cs="Times New Roman" w:hint="eastAsia"/>
          <w:sz w:val="24"/>
          <w:szCs w:val="24"/>
          <w:u w:val="single"/>
        </w:rPr>
        <w:t>系统</w:t>
      </w:r>
      <w:bookmarkEnd w:id="0"/>
      <w:r w:rsidRPr="0088341E">
        <w:rPr>
          <w:rFonts w:ascii="微软雅黑" w:eastAsia="微软雅黑" w:hAnsi="微软雅黑" w:cs="Times New Roman"/>
          <w:sz w:val="24"/>
          <w:szCs w:val="24"/>
          <w:u w:val="single"/>
        </w:rPr>
        <w:t xml:space="preserve">  </w:t>
      </w:r>
      <w:r>
        <w:rPr>
          <w:rFonts w:ascii="微软雅黑" w:eastAsia="微软雅黑" w:hAnsi="微软雅黑" w:cs="Times New Roman"/>
          <w:sz w:val="24"/>
          <w:szCs w:val="24"/>
          <w:u w:val="single"/>
        </w:rPr>
        <w:t xml:space="preserve"> </w:t>
      </w:r>
    </w:p>
    <w:p w14:paraId="0901D967" w14:textId="063EE8D7" w:rsidR="00A63462" w:rsidRPr="00921CAD" w:rsidRDefault="00A63462" w:rsidP="00921CAD">
      <w:pPr>
        <w:spacing w:line="400" w:lineRule="exact"/>
        <w:ind w:left="156" w:firstLine="420"/>
        <w:rPr>
          <w:rFonts w:ascii="微软雅黑" w:eastAsia="微软雅黑" w:hAnsi="微软雅黑" w:cs="Times New Roman"/>
          <w:sz w:val="28"/>
        </w:rPr>
      </w:pPr>
      <w:r w:rsidRPr="00921CAD">
        <w:rPr>
          <w:rFonts w:ascii="微软雅黑" w:eastAsia="微软雅黑" w:hAnsi="微软雅黑" w:cs="Times New Roman" w:hint="eastAsia"/>
          <w:sz w:val="24"/>
          <w:szCs w:val="24"/>
        </w:rPr>
        <w:t>研究领域</w:t>
      </w:r>
      <w:r w:rsidRPr="00921CAD">
        <w:rPr>
          <w:rFonts w:ascii="微软雅黑" w:eastAsia="微软雅黑" w:hAnsi="微软雅黑" w:cs="Times New Roman"/>
          <w:sz w:val="24"/>
          <w:szCs w:val="24"/>
        </w:rPr>
        <w:t>：</w:t>
      </w:r>
      <w:r w:rsidRPr="00921CAD">
        <w:rPr>
          <w:rFonts w:ascii="微软雅黑" w:eastAsia="微软雅黑" w:hAnsi="微软雅黑" w:cs="Times New Roman" w:hint="eastAsia"/>
          <w:sz w:val="24"/>
          <w:szCs w:val="24"/>
          <w:u w:val="single"/>
        </w:rPr>
        <w:t xml:space="preserve">       </w:t>
      </w:r>
      <w:r w:rsidR="00B24087">
        <w:rPr>
          <w:rFonts w:ascii="微软雅黑" w:eastAsia="微软雅黑" w:hAnsi="微软雅黑" w:cs="Times New Roman" w:hint="eastAsia"/>
          <w:sz w:val="24"/>
          <w:szCs w:val="24"/>
          <w:u w:val="single"/>
        </w:rPr>
        <w:t xml:space="preserve">网络安全      </w:t>
      </w:r>
      <w:r w:rsidRPr="00921CAD">
        <w:rPr>
          <w:rFonts w:ascii="微软雅黑" w:eastAsia="微软雅黑" w:hAnsi="微软雅黑" w:cs="Times New Roman" w:hint="eastAsia"/>
          <w:sz w:val="24"/>
          <w:szCs w:val="24"/>
          <w:u w:val="single"/>
        </w:rPr>
        <w:t xml:space="preserve"> </w:t>
      </w:r>
    </w:p>
    <w:p w14:paraId="26FE0396" w14:textId="77777777" w:rsidR="00F664E6" w:rsidRPr="00DD3C57" w:rsidRDefault="004A7A89" w:rsidP="00F664E6">
      <w:pPr>
        <w:pStyle w:val="a3"/>
        <w:numPr>
          <w:ilvl w:val="0"/>
          <w:numId w:val="1"/>
        </w:numPr>
        <w:spacing w:line="300" w:lineRule="auto"/>
        <w:ind w:firstLineChars="0"/>
        <w:rPr>
          <w:rFonts w:ascii="微软雅黑" w:eastAsia="微软雅黑" w:hAnsi="微软雅黑" w:cs="Times New Roman"/>
          <w:sz w:val="28"/>
        </w:rPr>
      </w:pPr>
      <w:r>
        <w:rPr>
          <w:rFonts w:ascii="微软雅黑" w:eastAsia="微软雅黑" w:hAnsi="微软雅黑" w:cs="Times New Roman" w:hint="eastAsia"/>
          <w:sz w:val="28"/>
        </w:rPr>
        <w:t>项目概述</w:t>
      </w:r>
      <w:r w:rsidR="00F664E6" w:rsidRPr="004942AC">
        <w:rPr>
          <w:rFonts w:ascii="微软雅黑" w:eastAsia="微软雅黑" w:hAnsi="微软雅黑" w:cs="Times New Roman" w:hint="eastAsia"/>
          <w:szCs w:val="21"/>
        </w:rPr>
        <w:t>（</w:t>
      </w:r>
      <w:r w:rsidR="00F664E6" w:rsidRPr="004A7A89">
        <w:rPr>
          <w:rFonts w:ascii="微软雅黑" w:eastAsia="微软雅黑" w:hAnsi="微软雅黑" w:cs="Times New Roman" w:hint="eastAsia"/>
          <w:i/>
          <w:szCs w:val="21"/>
        </w:rPr>
        <w:t>请</w:t>
      </w:r>
      <w:r w:rsidR="00F664E6" w:rsidRPr="00921CAD">
        <w:rPr>
          <w:rFonts w:ascii="微软雅黑" w:eastAsia="微软雅黑" w:hAnsi="微软雅黑" w:cs="Times New Roman"/>
          <w:b/>
          <w:i/>
          <w:szCs w:val="21"/>
        </w:rPr>
        <w:t>简要</w:t>
      </w:r>
      <w:r w:rsidR="00F664E6" w:rsidRPr="004A7A89">
        <w:rPr>
          <w:rFonts w:ascii="微软雅黑" w:eastAsia="微软雅黑" w:hAnsi="微软雅黑" w:cs="Times New Roman"/>
          <w:i/>
          <w:szCs w:val="21"/>
        </w:rPr>
        <w:t>介绍项目的</w:t>
      </w:r>
      <w:r w:rsidR="00921CAD" w:rsidRPr="004A7A89">
        <w:rPr>
          <w:rFonts w:ascii="微软雅黑" w:eastAsia="微软雅黑" w:hAnsi="微软雅黑" w:cs="Times New Roman"/>
          <w:i/>
          <w:szCs w:val="21"/>
        </w:rPr>
        <w:t>背景</w:t>
      </w:r>
      <w:r w:rsidR="00921CAD" w:rsidRPr="004A7A89">
        <w:rPr>
          <w:rFonts w:ascii="微软雅黑" w:eastAsia="微软雅黑" w:hAnsi="微软雅黑" w:cs="Times New Roman" w:hint="eastAsia"/>
          <w:i/>
          <w:szCs w:val="21"/>
        </w:rPr>
        <w:t>、</w:t>
      </w:r>
      <w:r w:rsidR="00921CAD">
        <w:rPr>
          <w:rFonts w:ascii="微软雅黑" w:eastAsia="微软雅黑" w:hAnsi="微软雅黑" w:cs="Times New Roman"/>
          <w:i/>
          <w:szCs w:val="21"/>
        </w:rPr>
        <w:t>内容</w:t>
      </w:r>
      <w:r w:rsidR="00921CAD">
        <w:rPr>
          <w:rFonts w:ascii="微软雅黑" w:eastAsia="微软雅黑" w:hAnsi="微软雅黑" w:cs="Times New Roman" w:hint="eastAsia"/>
          <w:i/>
          <w:szCs w:val="21"/>
        </w:rPr>
        <w:t>、</w:t>
      </w:r>
      <w:r w:rsidR="00F664E6" w:rsidRPr="004A7A89">
        <w:rPr>
          <w:rFonts w:ascii="微软雅黑" w:eastAsia="微软雅黑" w:hAnsi="微软雅黑" w:cs="Times New Roman" w:hint="eastAsia"/>
          <w:i/>
          <w:szCs w:val="21"/>
        </w:rPr>
        <w:t>意义</w:t>
      </w:r>
      <w:r w:rsidR="00F664E6" w:rsidRPr="004A7A89">
        <w:rPr>
          <w:rFonts w:ascii="微软雅黑" w:eastAsia="微软雅黑" w:hAnsi="微软雅黑" w:cs="Times New Roman"/>
          <w:i/>
          <w:szCs w:val="21"/>
        </w:rPr>
        <w:t>及相关工作的调研</w:t>
      </w:r>
      <w:r w:rsidR="00F664E6" w:rsidRPr="004A7A89">
        <w:rPr>
          <w:rFonts w:ascii="微软雅黑" w:eastAsia="微软雅黑" w:hAnsi="微软雅黑" w:cs="Times New Roman" w:hint="eastAsia"/>
          <w:i/>
          <w:szCs w:val="21"/>
        </w:rPr>
        <w:t>或基础</w:t>
      </w:r>
      <w:r w:rsidR="00F664E6" w:rsidRPr="004942AC">
        <w:rPr>
          <w:rFonts w:ascii="微软雅黑" w:eastAsia="微软雅黑" w:hAnsi="微软雅黑" w:cs="Times New Roman"/>
          <w:szCs w:val="21"/>
        </w:rPr>
        <w:t>）</w:t>
      </w:r>
    </w:p>
    <w:p w14:paraId="79DC49AF" w14:textId="77777777" w:rsidR="00F664E6" w:rsidRDefault="00921CAD" w:rsidP="00921CAD">
      <w:pPr>
        <w:pStyle w:val="a3"/>
        <w:numPr>
          <w:ilvl w:val="0"/>
          <w:numId w:val="2"/>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项目背景：</w:t>
      </w:r>
    </w:p>
    <w:p w14:paraId="68779F50" w14:textId="77777777" w:rsidR="002F40E1" w:rsidRPr="002F40E1" w:rsidRDefault="002F40E1" w:rsidP="002F40E1">
      <w:pPr>
        <w:pStyle w:val="a9"/>
        <w:spacing w:after="240"/>
        <w:ind w:firstLine="480"/>
        <w:rPr>
          <w:rFonts w:ascii="微软雅黑" w:eastAsia="微软雅黑" w:hAnsi="微软雅黑"/>
        </w:rPr>
      </w:pPr>
      <w:r w:rsidRPr="002F40E1">
        <w:rPr>
          <w:rFonts w:ascii="微软雅黑" w:eastAsia="微软雅黑" w:hAnsi="微软雅黑" w:hint="eastAsia"/>
        </w:rPr>
        <w:t>借助普通的摄像头和专业软件，</w:t>
      </w:r>
      <w:bookmarkStart w:id="1" w:name="_Hlk15658879"/>
      <w:r w:rsidRPr="002F40E1">
        <w:rPr>
          <w:rFonts w:ascii="微软雅黑" w:eastAsia="微软雅黑" w:hAnsi="微软雅黑" w:hint="eastAsia"/>
        </w:rPr>
        <w:t>人脸识别认证</w:t>
      </w:r>
      <w:bookmarkEnd w:id="1"/>
      <w:r w:rsidRPr="002F40E1">
        <w:rPr>
          <w:rFonts w:ascii="微软雅黑" w:eastAsia="微软雅黑" w:hAnsi="微软雅黑" w:hint="eastAsia"/>
        </w:rPr>
        <w:t>为移动设备（例如智能手机）的身份验证提供了一种简单而有效的方式。随着A</w:t>
      </w:r>
      <w:r w:rsidRPr="002F40E1">
        <w:rPr>
          <w:rFonts w:ascii="微软雅黑" w:eastAsia="微软雅黑" w:hAnsi="微软雅黑"/>
        </w:rPr>
        <w:t>I</w:t>
      </w:r>
      <w:r w:rsidRPr="002F40E1">
        <w:rPr>
          <w:rFonts w:ascii="微软雅黑" w:eastAsia="微软雅黑" w:hAnsi="微软雅黑" w:hint="eastAsia"/>
        </w:rPr>
        <w:t>芯片（例如海思麒麟</w:t>
      </w:r>
      <w:r w:rsidRPr="002F40E1">
        <w:rPr>
          <w:rFonts w:ascii="微软雅黑" w:eastAsia="微软雅黑" w:hAnsi="微软雅黑"/>
        </w:rPr>
        <w:t>970</w:t>
      </w:r>
      <w:r w:rsidRPr="002F40E1">
        <w:rPr>
          <w:rFonts w:ascii="微软雅黑" w:eastAsia="微软雅黑" w:hAnsi="微软雅黑" w:hint="eastAsia"/>
        </w:rPr>
        <w:t>）的推出和移动设备计算能力的不断提升，移动端的人脸识别无论在识别准确率还是识别速度上都达到了非常好的效果。相较于其他生物特征（例如指纹，虹膜），攻击者更容易获取和复制人脸，然后伪造包含受害者人脸的图片和视频，欺骗人脸识别认证系统。特别是随着社交软件（例如微信，微博，抖音）的流行，攻击者很容易从社交网络上获取受害者大量照片和面部视频，这给移动端的人脸识别认证带来了潜在的安全威胁。</w:t>
      </w:r>
    </w:p>
    <w:p w14:paraId="5027B1A7" w14:textId="77777777" w:rsidR="002F40E1" w:rsidRDefault="002F40E1" w:rsidP="002F40E1">
      <w:pPr>
        <w:pStyle w:val="a9"/>
        <w:spacing w:after="240"/>
        <w:ind w:firstLine="480"/>
        <w:rPr>
          <w:rFonts w:ascii="微软雅黑" w:eastAsia="微软雅黑" w:hAnsi="微软雅黑"/>
        </w:rPr>
      </w:pPr>
      <w:r w:rsidRPr="002F40E1">
        <w:rPr>
          <w:rFonts w:ascii="微软雅黑" w:eastAsia="微软雅黑" w:hAnsi="微软雅黑" w:hint="eastAsia"/>
        </w:rPr>
        <w:t>为了应对这些基于</w:t>
      </w:r>
      <w:bookmarkStart w:id="2" w:name="_Hlk15660124"/>
      <w:r w:rsidRPr="002F40E1">
        <w:rPr>
          <w:rFonts w:ascii="微软雅黑" w:eastAsia="微软雅黑" w:hAnsi="微软雅黑" w:hint="eastAsia"/>
        </w:rPr>
        <w:t>伪造人脸</w:t>
      </w:r>
      <w:bookmarkEnd w:id="2"/>
      <w:r w:rsidRPr="002F40E1">
        <w:rPr>
          <w:rFonts w:ascii="微软雅黑" w:eastAsia="微软雅黑" w:hAnsi="微软雅黑" w:hint="eastAsia"/>
        </w:rPr>
        <w:t>的安全威胁，各种活体人脸检测方法被提出来用于区分合法用户的真实人脸和攻击者伪造的虚假人脸。然而</w:t>
      </w:r>
      <w:bookmarkStart w:id="3" w:name="_Hlk15677043"/>
      <w:r w:rsidRPr="002F40E1">
        <w:rPr>
          <w:rFonts w:ascii="微软雅黑" w:eastAsia="微软雅黑" w:hAnsi="微软雅黑" w:hint="eastAsia"/>
        </w:rPr>
        <w:t>随着人工智能（A</w:t>
      </w:r>
      <w:r w:rsidRPr="002F40E1">
        <w:rPr>
          <w:rFonts w:ascii="微软雅黑" w:eastAsia="微软雅黑" w:hAnsi="微软雅黑"/>
        </w:rPr>
        <w:t>I</w:t>
      </w:r>
      <w:r w:rsidRPr="002F40E1">
        <w:rPr>
          <w:rFonts w:ascii="微软雅黑" w:eastAsia="微软雅黑" w:hAnsi="微软雅黑" w:hint="eastAsia"/>
        </w:rPr>
        <w:t>）技术的快速发展</w:t>
      </w:r>
      <w:r w:rsidRPr="002F40E1">
        <w:rPr>
          <w:rFonts w:ascii="微软雅黑" w:eastAsia="微软雅黑" w:hAnsi="微软雅黑"/>
        </w:rPr>
        <w:t>，攻击者可以</w:t>
      </w:r>
      <w:r w:rsidRPr="002F40E1">
        <w:rPr>
          <w:rFonts w:ascii="微软雅黑" w:eastAsia="微软雅黑" w:hAnsi="微软雅黑" w:hint="eastAsia"/>
        </w:rPr>
        <w:t>利用</w:t>
      </w:r>
      <w:r w:rsidRPr="002F40E1">
        <w:rPr>
          <w:rFonts w:ascii="微软雅黑" w:eastAsia="微软雅黑" w:hAnsi="微软雅黑"/>
        </w:rPr>
        <w:t>AI技术进行</w:t>
      </w:r>
      <w:r w:rsidRPr="002F40E1">
        <w:rPr>
          <w:rFonts w:ascii="微软雅黑" w:eastAsia="微软雅黑" w:hAnsi="微软雅黑" w:hint="eastAsia"/>
        </w:rPr>
        <w:t>高效的</w:t>
      </w:r>
      <w:r w:rsidRPr="002F40E1">
        <w:rPr>
          <w:rFonts w:ascii="微软雅黑" w:eastAsia="微软雅黑" w:hAnsi="微软雅黑"/>
        </w:rPr>
        <w:t>人脸合成</w:t>
      </w:r>
      <w:r w:rsidRPr="002F40E1">
        <w:rPr>
          <w:rFonts w:ascii="微软雅黑" w:eastAsia="微软雅黑" w:hAnsi="微软雅黑" w:hint="eastAsia"/>
        </w:rPr>
        <w:t>，</w:t>
      </w:r>
      <w:r w:rsidRPr="002F40E1">
        <w:rPr>
          <w:rFonts w:ascii="微软雅黑" w:eastAsia="微软雅黑" w:hAnsi="微软雅黑"/>
        </w:rPr>
        <w:t>实时模仿各种面部表情并将其应用于受害者的3D人脸模型中</w:t>
      </w:r>
      <w:bookmarkEnd w:id="3"/>
      <w:r w:rsidRPr="002F40E1">
        <w:rPr>
          <w:rFonts w:ascii="微软雅黑" w:eastAsia="微软雅黑" w:hAnsi="微软雅黑"/>
        </w:rPr>
        <w:t>，从而通过</w:t>
      </w:r>
      <w:r w:rsidRPr="002F40E1">
        <w:rPr>
          <w:rFonts w:ascii="微软雅黑" w:eastAsia="微软雅黑" w:hAnsi="微软雅黑" w:hint="eastAsia"/>
        </w:rPr>
        <w:t>现有大多数</w:t>
      </w:r>
      <w:r w:rsidRPr="002F40E1">
        <w:rPr>
          <w:rFonts w:ascii="微软雅黑" w:eastAsia="微软雅黑" w:hAnsi="微软雅黑"/>
        </w:rPr>
        <w:t>人脸认证活性检测</w:t>
      </w:r>
      <w:r w:rsidRPr="002F40E1">
        <w:rPr>
          <w:rFonts w:ascii="微软雅黑" w:eastAsia="微软雅黑" w:hAnsi="微软雅黑" w:hint="eastAsia"/>
        </w:rPr>
        <w:t>方法</w:t>
      </w:r>
      <w:r w:rsidRPr="002F40E1">
        <w:rPr>
          <w:rFonts w:ascii="微软雅黑" w:eastAsia="微软雅黑" w:hAnsi="微软雅黑"/>
        </w:rPr>
        <w:t>。另一方面，近年来研究者发现机器学习算法（特别是神经网络）容易受到对抗样本的攻击，即攻击者向原始图像中添加少量精心设</w:t>
      </w:r>
      <w:r w:rsidRPr="002F40E1">
        <w:rPr>
          <w:rFonts w:ascii="微软雅黑" w:eastAsia="微软雅黑" w:hAnsi="微软雅黑" w:hint="eastAsia"/>
        </w:rPr>
        <w:t>计的人眼难以察觉的微小扰动生成对抗样本图像，能够使得机器学习算法产生误判。利用对抗样本方法，攻击者精心设计不易引起警觉的脸部佩饰物（例如眼镜）或者妆容，从而使得人脸认证系统（通过机器学习算法进行分类）将攻击者识别为目标用户或者逃避人脸识别系统的检测。由于这类攻击拍摄到的人脸图像本身就来自攻击者的真实人脸，所以自然能通过活体人脸检测，这给</w:t>
      </w:r>
      <w:bookmarkStart w:id="4" w:name="_Hlk15673514"/>
      <w:r w:rsidRPr="002F40E1">
        <w:rPr>
          <w:rFonts w:ascii="微软雅黑" w:eastAsia="微软雅黑" w:hAnsi="微软雅黑" w:hint="eastAsia"/>
        </w:rPr>
        <w:t>现有的活体人脸检测方案</w:t>
      </w:r>
      <w:bookmarkEnd w:id="4"/>
      <w:r w:rsidRPr="002F40E1">
        <w:rPr>
          <w:rFonts w:ascii="微软雅黑" w:eastAsia="微软雅黑" w:hAnsi="微软雅黑" w:hint="eastAsia"/>
        </w:rPr>
        <w:t>带来了巨大挑战。</w:t>
      </w:r>
    </w:p>
    <w:p w14:paraId="7B925433" w14:textId="3B364C08" w:rsidR="00F465CF" w:rsidRPr="00F465CF" w:rsidRDefault="00F465CF" w:rsidP="00F465CF">
      <w:pPr>
        <w:ind w:firstLine="420"/>
        <w:rPr>
          <w:rFonts w:ascii="微软雅黑" w:eastAsia="微软雅黑" w:hAnsi="微软雅黑" w:cs="Times New Roman"/>
          <w:sz w:val="24"/>
          <w:szCs w:val="24"/>
        </w:rPr>
      </w:pPr>
      <w:r w:rsidRPr="00F465CF">
        <w:rPr>
          <w:rFonts w:ascii="微软雅黑" w:eastAsia="微软雅黑" w:hAnsi="微软雅黑" w:cs="Times New Roman" w:hint="eastAsia"/>
          <w:sz w:val="24"/>
          <w:szCs w:val="24"/>
        </w:rPr>
        <w:t>现有的活体人脸检测方案</w:t>
      </w:r>
      <w:r>
        <w:rPr>
          <w:rFonts w:ascii="微软雅黑" w:eastAsia="微软雅黑" w:hAnsi="微软雅黑" w:cs="Times New Roman" w:hint="eastAsia"/>
          <w:sz w:val="24"/>
          <w:szCs w:val="24"/>
        </w:rPr>
        <w:t>从原理上说主要分为三类，均无法防御逃避活体的攻击。</w:t>
      </w:r>
    </w:p>
    <w:p w14:paraId="37B52C67" w14:textId="77777777" w:rsidR="00F465CF" w:rsidRPr="00F465CF" w:rsidRDefault="00F465CF" w:rsidP="00F465CF">
      <w:pPr>
        <w:pStyle w:val="a9"/>
        <w:numPr>
          <w:ilvl w:val="0"/>
          <w:numId w:val="12"/>
        </w:numPr>
        <w:spacing w:after="240"/>
        <w:ind w:firstLineChars="0"/>
        <w:rPr>
          <w:rFonts w:ascii="微软雅黑" w:eastAsia="微软雅黑" w:hAnsi="微软雅黑"/>
        </w:rPr>
      </w:pPr>
      <w:r w:rsidRPr="00F465CF">
        <w:rPr>
          <w:rFonts w:ascii="微软雅黑" w:eastAsia="微软雅黑" w:hAnsi="微软雅黑" w:hint="eastAsia"/>
        </w:rPr>
        <w:lastRenderedPageBreak/>
        <w:t>基于交互的检测方法</w:t>
      </w:r>
      <w:bookmarkStart w:id="5" w:name="_Hlk15677143"/>
      <w:r w:rsidRPr="00F465CF">
        <w:rPr>
          <w:rFonts w:ascii="微软雅黑" w:eastAsia="微软雅黑" w:hAnsi="微软雅黑" w:hint="eastAsia"/>
        </w:rPr>
        <w:t>。认证者</w:t>
      </w:r>
      <w:bookmarkEnd w:id="5"/>
      <w:r w:rsidRPr="00F465CF">
        <w:rPr>
          <w:rFonts w:ascii="微软雅黑" w:eastAsia="微软雅黑" w:hAnsi="微软雅黑" w:hint="eastAsia"/>
        </w:rPr>
        <w:t>根据要求做出眨眼，转头，微笑等各种表情或者</w:t>
      </w:r>
      <w:bookmarkStart w:id="6" w:name="_Hlk15727463"/>
      <w:r w:rsidRPr="00F465CF">
        <w:rPr>
          <w:rFonts w:ascii="微软雅黑" w:eastAsia="微软雅黑" w:hAnsi="微软雅黑" w:hint="eastAsia"/>
        </w:rPr>
        <w:t>根据指示说出一段特定话语</w:t>
      </w:r>
      <w:bookmarkEnd w:id="6"/>
      <w:r w:rsidRPr="00F465CF">
        <w:rPr>
          <w:rFonts w:ascii="微软雅黑" w:eastAsia="微软雅黑" w:hAnsi="微软雅黑" w:hint="eastAsia"/>
        </w:rPr>
        <w:t>。为了进一步抵御基于</w:t>
      </w:r>
      <w:bookmarkStart w:id="7" w:name="_Hlk15678574"/>
      <w:r w:rsidRPr="00F465CF">
        <w:rPr>
          <w:rFonts w:ascii="微软雅黑" w:eastAsia="微软雅黑" w:hAnsi="微软雅黑" w:hint="eastAsia"/>
        </w:rPr>
        <w:t>视频重放的攻击</w:t>
      </w:r>
      <w:bookmarkEnd w:id="7"/>
      <w:r w:rsidRPr="00F465CF">
        <w:rPr>
          <w:rFonts w:ascii="微软雅黑" w:eastAsia="微软雅黑" w:hAnsi="微软雅黑" w:hint="eastAsia"/>
        </w:rPr>
        <w:t>方法，这种方法可以随机要求认证者做出各种表情的顺序，或者随机指示话语内容。这种方法的优点是成本较低，可以在大多数移动设备上实现，能够抵御基于照片的攻击方法和一般的视频重放攻击。然而随着人工智能（</w:t>
      </w:r>
      <w:r w:rsidRPr="00F465CF">
        <w:rPr>
          <w:rFonts w:ascii="微软雅黑" w:eastAsia="微软雅黑" w:hAnsi="微软雅黑"/>
        </w:rPr>
        <w:t>AI）技术的快速发展，攻击者可以利用AI技术实时模仿各种面部表情并将其应用于受害者的3D人脸模型中</w:t>
      </w:r>
      <w:r w:rsidRPr="00F465CF">
        <w:rPr>
          <w:rFonts w:ascii="微软雅黑" w:eastAsia="微软雅黑" w:hAnsi="微软雅黑" w:hint="eastAsia"/>
        </w:rPr>
        <w:t>，伪造人脸认证视频，或者</w:t>
      </w:r>
      <w:bookmarkStart w:id="8" w:name="_Hlk15729364"/>
      <w:r w:rsidRPr="00F465CF">
        <w:rPr>
          <w:rFonts w:ascii="微软雅黑" w:eastAsia="微软雅黑" w:hAnsi="微软雅黑" w:hint="eastAsia"/>
        </w:rPr>
        <w:t>根据指示实时合成伪造具有认证者声纹特征的特定话语</w:t>
      </w:r>
      <w:bookmarkEnd w:id="8"/>
      <w:r w:rsidRPr="00F465CF">
        <w:rPr>
          <w:rFonts w:ascii="微软雅黑" w:eastAsia="微软雅黑" w:hAnsi="微软雅黑" w:hint="eastAsia"/>
        </w:rPr>
        <w:t>，从而通过活性检测。</w:t>
      </w:r>
    </w:p>
    <w:p w14:paraId="3C7544CF" w14:textId="77777777" w:rsidR="00F465CF" w:rsidRPr="00F465CF" w:rsidRDefault="00F465CF" w:rsidP="00F465CF">
      <w:pPr>
        <w:pStyle w:val="a9"/>
        <w:numPr>
          <w:ilvl w:val="0"/>
          <w:numId w:val="12"/>
        </w:numPr>
        <w:spacing w:after="240"/>
        <w:ind w:firstLineChars="0"/>
        <w:rPr>
          <w:rFonts w:ascii="微软雅黑" w:eastAsia="微软雅黑" w:hAnsi="微软雅黑"/>
        </w:rPr>
      </w:pPr>
      <w:bookmarkStart w:id="9" w:name="_Hlk15680337"/>
      <w:r w:rsidRPr="00F465CF">
        <w:rPr>
          <w:rFonts w:ascii="微软雅黑" w:eastAsia="微软雅黑" w:hAnsi="微软雅黑" w:hint="eastAsia"/>
        </w:rPr>
        <w:t>基于3</w:t>
      </w:r>
      <w:r w:rsidRPr="00F465CF">
        <w:rPr>
          <w:rFonts w:ascii="微软雅黑" w:eastAsia="微软雅黑" w:hAnsi="微软雅黑"/>
        </w:rPr>
        <w:t>D</w:t>
      </w:r>
      <w:r w:rsidRPr="00F465CF">
        <w:rPr>
          <w:rFonts w:ascii="微软雅黑" w:eastAsia="微软雅黑" w:hAnsi="微软雅黑" w:hint="eastAsia"/>
        </w:rPr>
        <w:t>脸型的检测方法</w:t>
      </w:r>
      <w:bookmarkEnd w:id="9"/>
      <w:r w:rsidRPr="00F465CF">
        <w:rPr>
          <w:rFonts w:ascii="微软雅黑" w:eastAsia="微软雅黑" w:hAnsi="微软雅黑" w:hint="eastAsia"/>
        </w:rPr>
        <w:t>。由于真实人脸具有3</w:t>
      </w:r>
      <w:r w:rsidRPr="00F465CF">
        <w:rPr>
          <w:rFonts w:ascii="微软雅黑" w:eastAsia="微软雅黑" w:hAnsi="微软雅黑"/>
        </w:rPr>
        <w:t>D</w:t>
      </w:r>
      <w:r w:rsidRPr="00F465CF">
        <w:rPr>
          <w:rFonts w:ascii="微软雅黑" w:eastAsia="微软雅黑" w:hAnsi="微软雅黑" w:hint="eastAsia"/>
        </w:rPr>
        <w:t>脸型结构，基于</w:t>
      </w:r>
      <w:bookmarkStart w:id="10" w:name="_Hlk15677970"/>
      <w:r w:rsidRPr="00F465CF">
        <w:rPr>
          <w:rFonts w:ascii="微软雅黑" w:eastAsia="微软雅黑" w:hAnsi="微软雅黑" w:hint="eastAsia"/>
        </w:rPr>
        <w:t>照片和视频的人脸攻击方法</w:t>
      </w:r>
      <w:bookmarkEnd w:id="10"/>
      <w:r w:rsidRPr="00F465CF">
        <w:rPr>
          <w:rFonts w:ascii="微软雅黑" w:eastAsia="微软雅黑" w:hAnsi="微软雅黑" w:hint="eastAsia"/>
        </w:rPr>
        <w:t>所呈现的人脸是平面结构的，缺乏立体感。认证设备利用光流法，</w:t>
      </w:r>
      <w:bookmarkStart w:id="11" w:name="_Hlk15680233"/>
      <w:bookmarkStart w:id="12" w:name="OLE_LINK15"/>
      <w:r w:rsidRPr="00F465CF">
        <w:rPr>
          <w:rFonts w:ascii="微软雅黑" w:eastAsia="微软雅黑" w:hAnsi="微软雅黑" w:hint="eastAsia"/>
        </w:rPr>
        <w:t>传感器辅助</w:t>
      </w:r>
      <w:bookmarkEnd w:id="11"/>
      <w:bookmarkEnd w:id="12"/>
      <w:r w:rsidRPr="00F465CF">
        <w:rPr>
          <w:rFonts w:ascii="微软雅黑" w:eastAsia="微软雅黑" w:hAnsi="微软雅黑" w:hint="eastAsia"/>
        </w:rPr>
        <w:t>等方法检测认证人脸是否具有立体结构。</w:t>
      </w:r>
      <w:bookmarkStart w:id="13" w:name="_Hlk15724177"/>
      <w:r w:rsidRPr="00F465CF">
        <w:rPr>
          <w:rFonts w:ascii="微软雅黑" w:eastAsia="微软雅黑" w:hAnsi="微软雅黑" w:hint="eastAsia"/>
        </w:rPr>
        <w:t>这种方法优点是对</w:t>
      </w:r>
      <w:bookmarkStart w:id="14" w:name="_Hlk15724193"/>
      <w:bookmarkEnd w:id="13"/>
      <w:r w:rsidRPr="00F465CF">
        <w:rPr>
          <w:rFonts w:ascii="微软雅黑" w:eastAsia="微软雅黑" w:hAnsi="微软雅黑" w:hint="eastAsia"/>
        </w:rPr>
        <w:t>基于照片和视频的人脸攻击方法都具有很好的抵御效果</w:t>
      </w:r>
      <w:bookmarkEnd w:id="14"/>
      <w:r w:rsidRPr="00F465CF">
        <w:rPr>
          <w:rFonts w:ascii="微软雅黑" w:eastAsia="微软雅黑" w:hAnsi="微软雅黑" w:hint="eastAsia"/>
        </w:rPr>
        <w:t>，然而光流法需要在光照条件很好情况下拍摄高质量照片，传感器辅助的防御已经被基于V</w:t>
      </w:r>
      <w:r w:rsidRPr="00F465CF">
        <w:rPr>
          <w:rFonts w:ascii="微软雅黑" w:eastAsia="微软雅黑" w:hAnsi="微软雅黑"/>
        </w:rPr>
        <w:t>R</w:t>
      </w:r>
      <w:r w:rsidRPr="00F465CF">
        <w:rPr>
          <w:rFonts w:ascii="微软雅黑" w:eastAsia="微软雅黑" w:hAnsi="微软雅黑" w:hint="eastAsia"/>
        </w:rPr>
        <w:t>设备的3</w:t>
      </w:r>
      <w:r w:rsidRPr="00F465CF">
        <w:rPr>
          <w:rFonts w:ascii="微软雅黑" w:eastAsia="微软雅黑" w:hAnsi="微软雅黑"/>
        </w:rPr>
        <w:t>D</w:t>
      </w:r>
      <w:r w:rsidRPr="00F465CF">
        <w:rPr>
          <w:rFonts w:ascii="微软雅黑" w:eastAsia="微软雅黑" w:hAnsi="微软雅黑" w:hint="eastAsia"/>
        </w:rPr>
        <w:t>攻击攻破。而且</w:t>
      </w:r>
      <w:r w:rsidRPr="00F465CF">
        <w:rPr>
          <w:rFonts w:ascii="微软雅黑" w:eastAsia="微软雅黑" w:hAnsi="微软雅黑"/>
        </w:rPr>
        <w:t>基于3D脸型的检测方法</w:t>
      </w:r>
      <w:r w:rsidRPr="00F465CF">
        <w:rPr>
          <w:rFonts w:ascii="微软雅黑" w:eastAsia="微软雅黑" w:hAnsi="微软雅黑" w:hint="eastAsia"/>
        </w:rPr>
        <w:t>无法防御3</w:t>
      </w:r>
      <w:r w:rsidRPr="00F465CF">
        <w:rPr>
          <w:rFonts w:ascii="微软雅黑" w:eastAsia="微软雅黑" w:hAnsi="微软雅黑"/>
        </w:rPr>
        <w:t>D</w:t>
      </w:r>
      <w:r w:rsidRPr="00F465CF">
        <w:rPr>
          <w:rFonts w:ascii="微软雅黑" w:eastAsia="微软雅黑" w:hAnsi="微软雅黑" w:hint="eastAsia"/>
        </w:rPr>
        <w:t>人脸攻击，例如</w:t>
      </w:r>
      <w:bookmarkStart w:id="15" w:name="_Hlk15726778"/>
      <w:r w:rsidRPr="00F465CF">
        <w:rPr>
          <w:rFonts w:ascii="微软雅黑" w:eastAsia="微软雅黑" w:hAnsi="微软雅黑" w:hint="eastAsia"/>
        </w:rPr>
        <w:t>硅胶人脸面具</w:t>
      </w:r>
      <w:bookmarkEnd w:id="15"/>
      <w:r w:rsidRPr="00F465CF">
        <w:rPr>
          <w:rFonts w:ascii="微软雅黑" w:eastAsia="微软雅黑" w:hAnsi="微软雅黑" w:hint="eastAsia"/>
        </w:rPr>
        <w:t>攻击，基于对抗样本的假冒攻击。</w:t>
      </w:r>
    </w:p>
    <w:p w14:paraId="11CC5F7B" w14:textId="0542CBA8" w:rsidR="002F40E1" w:rsidRDefault="00F465CF" w:rsidP="00F465CF">
      <w:pPr>
        <w:pStyle w:val="a9"/>
        <w:numPr>
          <w:ilvl w:val="0"/>
          <w:numId w:val="12"/>
        </w:numPr>
        <w:spacing w:after="240"/>
        <w:ind w:firstLineChars="0"/>
        <w:rPr>
          <w:rFonts w:ascii="微软雅黑" w:eastAsia="微软雅黑" w:hAnsi="微软雅黑"/>
        </w:rPr>
      </w:pPr>
      <w:r w:rsidRPr="00F465CF">
        <w:rPr>
          <w:rFonts w:ascii="微软雅黑" w:eastAsia="微软雅黑" w:hAnsi="微软雅黑" w:hint="eastAsia"/>
        </w:rPr>
        <w:t>基于纹理和反射率分析的检测方法。由于照相机、打印机、屏幕显示器以及硅胶面具等人脸攻击工具工艺上的不完美，它们在获取或者展现人脸时难免丢失一些微观纹理细节，或者存在色彩和反射率的细微差异。这种方法分析人脸的</w:t>
      </w:r>
      <w:bookmarkStart w:id="16" w:name="_Hlk15719826"/>
      <w:r w:rsidRPr="00F465CF">
        <w:rPr>
          <w:rFonts w:ascii="微软雅黑" w:eastAsia="微软雅黑" w:hAnsi="微软雅黑" w:hint="eastAsia"/>
        </w:rPr>
        <w:t>色彩和微观纹理</w:t>
      </w:r>
      <w:bookmarkEnd w:id="16"/>
      <w:r w:rsidRPr="00F465CF">
        <w:rPr>
          <w:rFonts w:ascii="微软雅黑" w:eastAsia="微软雅黑" w:hAnsi="微软雅黑" w:hint="eastAsia"/>
        </w:rPr>
        <w:t>特征，以及提取反射率细节，从而</w:t>
      </w:r>
      <w:bookmarkStart w:id="17" w:name="_Hlk15725806"/>
      <w:r w:rsidRPr="00F465CF">
        <w:rPr>
          <w:rFonts w:ascii="微软雅黑" w:eastAsia="微软雅黑" w:hAnsi="微软雅黑" w:hint="eastAsia"/>
        </w:rPr>
        <w:t>判断是否为真实人脸</w:t>
      </w:r>
      <w:bookmarkEnd w:id="17"/>
      <w:r w:rsidRPr="00F465CF">
        <w:rPr>
          <w:rFonts w:ascii="微软雅黑" w:eastAsia="微软雅黑" w:hAnsi="微软雅黑" w:hint="eastAsia"/>
        </w:rPr>
        <w:t>。这种方法优点是对基于照片、视频、3</w:t>
      </w:r>
      <w:r w:rsidRPr="00F465CF">
        <w:rPr>
          <w:rFonts w:ascii="微软雅黑" w:eastAsia="微软雅黑" w:hAnsi="微软雅黑"/>
        </w:rPr>
        <w:t>D</w:t>
      </w:r>
      <w:r w:rsidRPr="00F465CF">
        <w:rPr>
          <w:rFonts w:ascii="微软雅黑" w:eastAsia="微软雅黑" w:hAnsi="微软雅黑" w:hint="eastAsia"/>
        </w:rPr>
        <w:t>定制模型的人脸攻击方法都具有一定的抵御效果，但是随着高保真度的照相机，高分辨率的屏幕显示器和3</w:t>
      </w:r>
      <w:r w:rsidRPr="00F465CF">
        <w:rPr>
          <w:rFonts w:ascii="微软雅黑" w:eastAsia="微软雅黑" w:hAnsi="微软雅黑"/>
        </w:rPr>
        <w:t>D</w:t>
      </w:r>
      <w:r w:rsidRPr="00F465CF">
        <w:rPr>
          <w:rFonts w:ascii="微软雅黑" w:eastAsia="微软雅黑" w:hAnsi="微软雅黑" w:hint="eastAsia"/>
        </w:rPr>
        <w:t>打印机的发展，利用这种方法判断是否为真实人脸的难度就会越来越大了。</w:t>
      </w:r>
    </w:p>
    <w:p w14:paraId="6E8B9BC2" w14:textId="77777777" w:rsidR="00F465CF" w:rsidRPr="00F465CF" w:rsidRDefault="00F465CF" w:rsidP="00F465CF">
      <w:pPr>
        <w:pStyle w:val="a9"/>
        <w:spacing w:after="240"/>
        <w:ind w:left="1200" w:firstLineChars="0" w:firstLine="0"/>
        <w:rPr>
          <w:rFonts w:ascii="微软雅黑" w:eastAsia="微软雅黑" w:hAnsi="微软雅黑"/>
        </w:rPr>
      </w:pPr>
    </w:p>
    <w:p w14:paraId="158EF117" w14:textId="77777777" w:rsidR="00921CAD" w:rsidRDefault="00921CAD" w:rsidP="00921CAD">
      <w:pPr>
        <w:pStyle w:val="a3"/>
        <w:numPr>
          <w:ilvl w:val="0"/>
          <w:numId w:val="2"/>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sz w:val="24"/>
          <w:szCs w:val="24"/>
        </w:rPr>
        <w:t>项目内容</w:t>
      </w:r>
      <w:r>
        <w:rPr>
          <w:rFonts w:ascii="微软雅黑" w:eastAsia="微软雅黑" w:hAnsi="微软雅黑" w:cs="Times New Roman" w:hint="eastAsia"/>
          <w:sz w:val="24"/>
          <w:szCs w:val="24"/>
        </w:rPr>
        <w:t>：</w:t>
      </w:r>
    </w:p>
    <w:p w14:paraId="14B06793" w14:textId="6C8B0CC2" w:rsidR="00B35306" w:rsidRDefault="00F8715C" w:rsidP="00B35306">
      <w:pPr>
        <w:spacing w:after="240" w:line="400" w:lineRule="exact"/>
        <w:ind w:firstLineChars="200" w:firstLine="480"/>
        <w:rPr>
          <w:rFonts w:ascii="微软雅黑" w:eastAsia="微软雅黑" w:hAnsi="微软雅黑"/>
          <w:sz w:val="24"/>
          <w:szCs w:val="24"/>
        </w:rPr>
      </w:pPr>
      <w:bookmarkStart w:id="18" w:name="_Hlk14444099"/>
      <w:r>
        <w:rPr>
          <w:rFonts w:ascii="微软雅黑" w:eastAsia="微软雅黑" w:hAnsi="微软雅黑" w:cs="Times New Roman" w:hint="eastAsia"/>
          <w:sz w:val="24"/>
          <w:szCs w:val="24"/>
        </w:rPr>
        <w:t>本项目提出一种</w:t>
      </w:r>
      <w:r w:rsidR="008F567B">
        <w:rPr>
          <w:rFonts w:ascii="微软雅黑" w:eastAsia="微软雅黑" w:hAnsi="微软雅黑" w:cs="Times New Roman" w:hint="eastAsia"/>
          <w:sz w:val="24"/>
          <w:szCs w:val="24"/>
        </w:rPr>
        <w:t>智能手机上的</w:t>
      </w:r>
      <w:r>
        <w:rPr>
          <w:rFonts w:ascii="微软雅黑" w:eastAsia="微软雅黑" w:hAnsi="微软雅黑" w:cs="Times New Roman" w:hint="eastAsia"/>
          <w:sz w:val="24"/>
          <w:szCs w:val="24"/>
        </w:rPr>
        <w:t>基于</w:t>
      </w:r>
      <w:r w:rsidRPr="00F8715C">
        <w:rPr>
          <w:rFonts w:ascii="微软雅黑" w:eastAsia="微软雅黑" w:hAnsi="微软雅黑" w:cs="Times New Roman" w:hint="eastAsia"/>
          <w:sz w:val="24"/>
          <w:szCs w:val="24"/>
        </w:rPr>
        <w:t>唇动的安全人脸认证活性检测系统</w:t>
      </w:r>
      <w:r w:rsidRPr="00F8715C">
        <w:rPr>
          <w:rFonts w:ascii="微软雅黑" w:eastAsia="微软雅黑" w:hAnsi="微软雅黑"/>
          <w:sz w:val="24"/>
          <w:szCs w:val="24"/>
        </w:rPr>
        <w:t>—</w:t>
      </w:r>
      <w:bookmarkStart w:id="19" w:name="_Hlk14429627"/>
      <w:r w:rsidRPr="00F8715C">
        <w:rPr>
          <w:rFonts w:ascii="微软雅黑" w:eastAsia="微软雅黑" w:hAnsi="微软雅黑"/>
          <w:sz w:val="24"/>
          <w:szCs w:val="24"/>
        </w:rPr>
        <w:t>L</w:t>
      </w:r>
      <w:r w:rsidRPr="00F8715C">
        <w:rPr>
          <w:rFonts w:ascii="微软雅黑" w:eastAsia="微软雅黑" w:hAnsi="微软雅黑" w:hint="eastAsia"/>
          <w:sz w:val="24"/>
          <w:szCs w:val="24"/>
        </w:rPr>
        <w:t>ip</w:t>
      </w:r>
      <w:r w:rsidRPr="00F8715C">
        <w:rPr>
          <w:rFonts w:ascii="微软雅黑" w:eastAsia="微软雅黑" w:hAnsi="微软雅黑"/>
          <w:sz w:val="24"/>
          <w:szCs w:val="24"/>
        </w:rPr>
        <w:t>Face</w:t>
      </w:r>
      <w:bookmarkEnd w:id="19"/>
      <w:r w:rsidRPr="00F8715C">
        <w:rPr>
          <w:rFonts w:ascii="微软雅黑" w:eastAsia="微软雅黑" w:hAnsi="微软雅黑" w:hint="eastAsia"/>
          <w:sz w:val="24"/>
          <w:szCs w:val="24"/>
        </w:rPr>
        <w:t>，在用户进行人脸认证的同时，要求用户默念</w:t>
      </w:r>
      <w:r w:rsidR="008F567B">
        <w:rPr>
          <w:rFonts w:ascii="微软雅黑" w:eastAsia="微软雅黑" w:hAnsi="微软雅黑" w:hint="eastAsia"/>
          <w:sz w:val="24"/>
          <w:szCs w:val="24"/>
        </w:rPr>
        <w:t>预先设定的密语（不限定内容）</w:t>
      </w:r>
      <w:r w:rsidR="002D45DF">
        <w:rPr>
          <w:rFonts w:ascii="微软雅黑" w:eastAsia="微软雅黑" w:hAnsi="微软雅黑" w:hint="eastAsia"/>
          <w:sz w:val="24"/>
          <w:szCs w:val="24"/>
        </w:rPr>
        <w:t>。</w:t>
      </w:r>
      <w:r w:rsidR="008F567B">
        <w:rPr>
          <w:rFonts w:ascii="微软雅黑" w:eastAsia="微软雅黑" w:hAnsi="微软雅黑" w:hint="eastAsia"/>
          <w:sz w:val="24"/>
          <w:szCs w:val="24"/>
        </w:rPr>
        <w:t>手机的扬声器发出</w:t>
      </w:r>
      <w:bookmarkStart w:id="20" w:name="_Hlk14427985"/>
      <w:r w:rsidR="008F567B">
        <w:rPr>
          <w:rFonts w:ascii="微软雅黑" w:eastAsia="微软雅黑" w:hAnsi="微软雅黑" w:hint="eastAsia"/>
          <w:sz w:val="24"/>
          <w:szCs w:val="24"/>
        </w:rPr>
        <w:t>超声波</w:t>
      </w:r>
      <w:r w:rsidR="002D45DF">
        <w:rPr>
          <w:rFonts w:ascii="微软雅黑" w:eastAsia="微软雅黑" w:hAnsi="微软雅黑" w:hint="eastAsia"/>
          <w:sz w:val="24"/>
          <w:szCs w:val="24"/>
        </w:rPr>
        <w:t>信号</w:t>
      </w:r>
      <w:bookmarkEnd w:id="20"/>
      <w:r w:rsidR="002D45DF">
        <w:rPr>
          <w:rFonts w:ascii="微软雅黑" w:eastAsia="微软雅黑" w:hAnsi="微软雅黑" w:hint="eastAsia"/>
          <w:sz w:val="24"/>
          <w:szCs w:val="24"/>
        </w:rPr>
        <w:t>，麦克风同时接收唇部反射的含有运动信息的</w:t>
      </w:r>
      <w:bookmarkStart w:id="21" w:name="_Hlk14428502"/>
      <w:r w:rsidR="002D45DF" w:rsidRPr="002D45DF">
        <w:rPr>
          <w:rFonts w:ascii="微软雅黑" w:eastAsia="微软雅黑" w:hAnsi="微软雅黑" w:hint="eastAsia"/>
          <w:sz w:val="24"/>
          <w:szCs w:val="24"/>
        </w:rPr>
        <w:t>超声波信号</w:t>
      </w:r>
      <w:bookmarkEnd w:id="21"/>
      <w:r w:rsidR="002D45DF">
        <w:rPr>
          <w:rFonts w:ascii="微软雅黑" w:eastAsia="微软雅黑" w:hAnsi="微软雅黑" w:hint="eastAsia"/>
          <w:sz w:val="24"/>
          <w:szCs w:val="24"/>
        </w:rPr>
        <w:t>，用于进行活性检测。</w:t>
      </w:r>
      <w:r w:rsidR="002D45DF" w:rsidRPr="002E15D7">
        <w:rPr>
          <w:rFonts w:ascii="微软雅黑" w:eastAsia="微软雅黑" w:hAnsi="微软雅黑" w:hint="eastAsia"/>
          <w:sz w:val="24"/>
          <w:szCs w:val="24"/>
          <w:highlight w:val="yellow"/>
          <w:rPrChange w:id="22" w:author="Lenovo" w:date="2020-03-17T20:55:00Z">
            <w:rPr>
              <w:rFonts w:ascii="微软雅黑" w:eastAsia="微软雅黑" w:hAnsi="微软雅黑" w:hint="eastAsia"/>
              <w:sz w:val="24"/>
              <w:szCs w:val="24"/>
            </w:rPr>
          </w:rPrChange>
        </w:rPr>
        <w:t>由于基于视频或者虚拟现实技术的</w:t>
      </w:r>
      <w:bookmarkStart w:id="23" w:name="_Hlk14429512"/>
      <w:r w:rsidR="002D45DF" w:rsidRPr="002E15D7">
        <w:rPr>
          <w:rFonts w:ascii="微软雅黑" w:eastAsia="微软雅黑" w:hAnsi="微软雅黑" w:hint="eastAsia"/>
          <w:sz w:val="24"/>
          <w:szCs w:val="24"/>
          <w:highlight w:val="yellow"/>
          <w:rPrChange w:id="24" w:author="Lenovo" w:date="2020-03-17T20:55:00Z">
            <w:rPr>
              <w:rFonts w:ascii="微软雅黑" w:eastAsia="微软雅黑" w:hAnsi="微软雅黑" w:hint="eastAsia"/>
              <w:sz w:val="24"/>
              <w:szCs w:val="24"/>
            </w:rPr>
          </w:rPrChange>
        </w:rPr>
        <w:t>人脸</w:t>
      </w:r>
      <w:r w:rsidR="00D63602" w:rsidRPr="002E15D7">
        <w:rPr>
          <w:rFonts w:ascii="微软雅黑" w:eastAsia="微软雅黑" w:hAnsi="微软雅黑" w:hint="eastAsia"/>
          <w:sz w:val="24"/>
          <w:szCs w:val="24"/>
          <w:highlight w:val="yellow"/>
          <w:rPrChange w:id="25" w:author="Lenovo" w:date="2020-03-17T20:55:00Z">
            <w:rPr>
              <w:rFonts w:ascii="微软雅黑" w:eastAsia="微软雅黑" w:hAnsi="微软雅黑" w:hint="eastAsia"/>
              <w:sz w:val="24"/>
              <w:szCs w:val="24"/>
            </w:rPr>
          </w:rPrChange>
        </w:rPr>
        <w:t>伪造</w:t>
      </w:r>
      <w:bookmarkEnd w:id="23"/>
      <w:r w:rsidR="002D45DF" w:rsidRPr="002E15D7">
        <w:rPr>
          <w:rFonts w:ascii="微软雅黑" w:eastAsia="微软雅黑" w:hAnsi="微软雅黑" w:hint="eastAsia"/>
          <w:sz w:val="24"/>
          <w:szCs w:val="24"/>
          <w:highlight w:val="yellow"/>
          <w:rPrChange w:id="26" w:author="Lenovo" w:date="2020-03-17T20:55:00Z">
            <w:rPr>
              <w:rFonts w:ascii="微软雅黑" w:eastAsia="微软雅黑" w:hAnsi="微软雅黑" w:hint="eastAsia"/>
              <w:sz w:val="24"/>
              <w:szCs w:val="24"/>
            </w:rPr>
          </w:rPrChange>
        </w:rPr>
        <w:t>方法都</w:t>
      </w:r>
      <w:r w:rsidR="00DE0405" w:rsidRPr="002E15D7">
        <w:rPr>
          <w:rFonts w:ascii="微软雅黑" w:eastAsia="微软雅黑" w:hAnsi="微软雅黑" w:hint="eastAsia"/>
          <w:sz w:val="24"/>
          <w:szCs w:val="24"/>
          <w:highlight w:val="yellow"/>
          <w:rPrChange w:id="27" w:author="Lenovo" w:date="2020-03-17T20:55:00Z">
            <w:rPr>
              <w:rFonts w:ascii="微软雅黑" w:eastAsia="微软雅黑" w:hAnsi="微软雅黑" w:hint="eastAsia"/>
              <w:sz w:val="24"/>
              <w:szCs w:val="24"/>
            </w:rPr>
          </w:rPrChange>
        </w:rPr>
        <w:t>不</w:t>
      </w:r>
      <w:r w:rsidR="00D63602" w:rsidRPr="002E15D7">
        <w:rPr>
          <w:rFonts w:ascii="微软雅黑" w:eastAsia="微软雅黑" w:hAnsi="微软雅黑" w:hint="eastAsia"/>
          <w:sz w:val="24"/>
          <w:szCs w:val="24"/>
          <w:highlight w:val="yellow"/>
          <w:rPrChange w:id="28" w:author="Lenovo" w:date="2020-03-17T20:55:00Z">
            <w:rPr>
              <w:rFonts w:ascii="微软雅黑" w:eastAsia="微软雅黑" w:hAnsi="微软雅黑" w:hint="eastAsia"/>
              <w:sz w:val="24"/>
              <w:szCs w:val="24"/>
            </w:rPr>
          </w:rPrChange>
        </w:rPr>
        <w:t>包含用户物理的唇部</w:t>
      </w:r>
      <w:bookmarkStart w:id="29" w:name="_Hlk14428541"/>
      <w:r w:rsidR="00D63602" w:rsidRPr="002E15D7">
        <w:rPr>
          <w:rFonts w:ascii="微软雅黑" w:eastAsia="微软雅黑" w:hAnsi="微软雅黑" w:hint="eastAsia"/>
          <w:sz w:val="24"/>
          <w:szCs w:val="24"/>
          <w:highlight w:val="yellow"/>
          <w:rPrChange w:id="30" w:author="Lenovo" w:date="2020-03-17T20:55:00Z">
            <w:rPr>
              <w:rFonts w:ascii="微软雅黑" w:eastAsia="微软雅黑" w:hAnsi="微软雅黑" w:hint="eastAsia"/>
              <w:sz w:val="24"/>
              <w:szCs w:val="24"/>
            </w:rPr>
          </w:rPrChange>
        </w:rPr>
        <w:t>运动</w:t>
      </w:r>
      <w:bookmarkEnd w:id="29"/>
      <w:r w:rsidR="00D63602">
        <w:rPr>
          <w:rFonts w:ascii="微软雅黑" w:eastAsia="微软雅黑" w:hAnsi="微软雅黑" w:hint="eastAsia"/>
          <w:sz w:val="24"/>
          <w:szCs w:val="24"/>
        </w:rPr>
        <w:t>，因此</w:t>
      </w:r>
      <w:r w:rsidR="002D45DF">
        <w:rPr>
          <w:rFonts w:ascii="微软雅黑" w:eastAsia="微软雅黑" w:hAnsi="微软雅黑" w:hint="eastAsia"/>
          <w:sz w:val="24"/>
          <w:szCs w:val="24"/>
        </w:rPr>
        <w:t>麦克风接收</w:t>
      </w:r>
      <w:r w:rsidR="00D63602">
        <w:rPr>
          <w:rFonts w:ascii="微软雅黑" w:eastAsia="微软雅黑" w:hAnsi="微软雅黑" w:hint="eastAsia"/>
          <w:sz w:val="24"/>
          <w:szCs w:val="24"/>
        </w:rPr>
        <w:t>的</w:t>
      </w:r>
      <w:r w:rsidR="00D63602" w:rsidRPr="00D63602">
        <w:rPr>
          <w:rFonts w:ascii="微软雅黑" w:eastAsia="微软雅黑" w:hAnsi="微软雅黑" w:hint="eastAsia"/>
          <w:sz w:val="24"/>
          <w:szCs w:val="24"/>
        </w:rPr>
        <w:t>超声波信号</w:t>
      </w:r>
      <w:r w:rsidR="00D63602">
        <w:rPr>
          <w:rFonts w:ascii="微软雅黑" w:eastAsia="微软雅黑" w:hAnsi="微软雅黑" w:hint="eastAsia"/>
          <w:sz w:val="24"/>
          <w:szCs w:val="24"/>
        </w:rPr>
        <w:t>不包</w:t>
      </w:r>
      <w:r w:rsidR="002D45DF">
        <w:rPr>
          <w:rFonts w:ascii="微软雅黑" w:eastAsia="微软雅黑" w:hAnsi="微软雅黑" w:hint="eastAsia"/>
          <w:sz w:val="24"/>
          <w:szCs w:val="24"/>
        </w:rPr>
        <w:t>含</w:t>
      </w:r>
      <w:r w:rsidR="00D63602">
        <w:rPr>
          <w:rFonts w:ascii="微软雅黑" w:eastAsia="微软雅黑" w:hAnsi="微软雅黑" w:hint="eastAsia"/>
          <w:sz w:val="24"/>
          <w:szCs w:val="24"/>
        </w:rPr>
        <w:t>用户</w:t>
      </w:r>
      <w:r w:rsidR="002D45DF">
        <w:rPr>
          <w:rFonts w:ascii="微软雅黑" w:eastAsia="微软雅黑" w:hAnsi="微软雅黑" w:hint="eastAsia"/>
          <w:sz w:val="24"/>
          <w:szCs w:val="24"/>
        </w:rPr>
        <w:t>唇部</w:t>
      </w:r>
      <w:r w:rsidR="00D63602" w:rsidRPr="00D63602">
        <w:rPr>
          <w:rFonts w:ascii="微软雅黑" w:eastAsia="微软雅黑" w:hAnsi="微软雅黑" w:hint="eastAsia"/>
          <w:sz w:val="24"/>
          <w:szCs w:val="24"/>
        </w:rPr>
        <w:t>运</w:t>
      </w:r>
      <w:r w:rsidR="00D63602" w:rsidRPr="00D63602">
        <w:rPr>
          <w:rFonts w:ascii="微软雅黑" w:eastAsia="微软雅黑" w:hAnsi="微软雅黑" w:hint="eastAsia"/>
          <w:sz w:val="24"/>
          <w:szCs w:val="24"/>
        </w:rPr>
        <w:lastRenderedPageBreak/>
        <w:t>动</w:t>
      </w:r>
      <w:r w:rsidR="00D63602">
        <w:rPr>
          <w:rFonts w:ascii="微软雅黑" w:eastAsia="微软雅黑" w:hAnsi="微软雅黑" w:hint="eastAsia"/>
          <w:sz w:val="24"/>
          <w:szCs w:val="24"/>
        </w:rPr>
        <w:t>信息，无法通过活性检测。另外，研究表明每个人的</w:t>
      </w:r>
      <w:bookmarkStart w:id="31" w:name="_Hlk14428979"/>
      <w:r w:rsidR="00D63602">
        <w:rPr>
          <w:rFonts w:ascii="微软雅黑" w:eastAsia="微软雅黑" w:hAnsi="微软雅黑" w:hint="eastAsia"/>
          <w:sz w:val="24"/>
          <w:szCs w:val="24"/>
        </w:rPr>
        <w:t>唇部运动</w:t>
      </w:r>
      <w:bookmarkEnd w:id="31"/>
      <w:r w:rsidR="00D63602">
        <w:rPr>
          <w:rFonts w:ascii="微软雅黑" w:eastAsia="微软雅黑" w:hAnsi="微软雅黑" w:hint="eastAsia"/>
          <w:sz w:val="24"/>
          <w:szCs w:val="24"/>
        </w:rPr>
        <w:t>具有独特性，佩戴基于对抗样本精心设计的</w:t>
      </w:r>
      <w:r w:rsidR="00D63602" w:rsidRPr="00D63602">
        <w:rPr>
          <w:rFonts w:ascii="微软雅黑" w:eastAsia="微软雅黑" w:hAnsi="微软雅黑" w:hint="eastAsia"/>
          <w:sz w:val="24"/>
          <w:szCs w:val="24"/>
        </w:rPr>
        <w:t>脸部佩饰物</w:t>
      </w:r>
      <w:r w:rsidR="00D63602">
        <w:rPr>
          <w:rFonts w:ascii="微软雅黑" w:eastAsia="微软雅黑" w:hAnsi="微软雅黑" w:hint="eastAsia"/>
          <w:sz w:val="24"/>
          <w:szCs w:val="24"/>
        </w:rPr>
        <w:t>的</w:t>
      </w:r>
      <w:r w:rsidR="008C7509">
        <w:rPr>
          <w:rFonts w:ascii="微软雅黑" w:eastAsia="微软雅黑" w:hAnsi="微软雅黑" w:hint="eastAsia"/>
          <w:sz w:val="24"/>
          <w:szCs w:val="24"/>
        </w:rPr>
        <w:t>攻击</w:t>
      </w:r>
      <w:r w:rsidR="00D63602">
        <w:rPr>
          <w:rFonts w:ascii="微软雅黑" w:eastAsia="微软雅黑" w:hAnsi="微软雅黑" w:hint="eastAsia"/>
          <w:sz w:val="24"/>
          <w:szCs w:val="24"/>
        </w:rPr>
        <w:t>者也无法</w:t>
      </w:r>
      <w:r w:rsidR="008C7509">
        <w:rPr>
          <w:rFonts w:ascii="微软雅黑" w:eastAsia="微软雅黑" w:hAnsi="微软雅黑" w:hint="eastAsia"/>
          <w:sz w:val="24"/>
          <w:szCs w:val="24"/>
        </w:rPr>
        <w:t>模拟用户独特的</w:t>
      </w:r>
      <w:r w:rsidR="008C7509" w:rsidRPr="008C7509">
        <w:rPr>
          <w:rFonts w:ascii="微软雅黑" w:eastAsia="微软雅黑" w:hAnsi="微软雅黑" w:hint="eastAsia"/>
          <w:sz w:val="24"/>
          <w:szCs w:val="24"/>
        </w:rPr>
        <w:t>唇部运动</w:t>
      </w:r>
      <w:r w:rsidR="008C7509">
        <w:rPr>
          <w:rFonts w:ascii="微软雅黑" w:eastAsia="微软雅黑" w:hAnsi="微软雅黑" w:hint="eastAsia"/>
          <w:sz w:val="24"/>
          <w:szCs w:val="24"/>
        </w:rPr>
        <w:t>，因此也不能通过</w:t>
      </w:r>
      <w:r w:rsidR="0027258F">
        <w:rPr>
          <w:rFonts w:ascii="微软雅黑" w:eastAsia="微软雅黑" w:hAnsi="微软雅黑" w:hint="eastAsia"/>
          <w:sz w:val="24"/>
          <w:szCs w:val="24"/>
        </w:rPr>
        <w:t>唇动</w:t>
      </w:r>
      <w:r w:rsidR="008C7509">
        <w:rPr>
          <w:rFonts w:ascii="微软雅黑" w:eastAsia="微软雅黑" w:hAnsi="微软雅黑" w:hint="eastAsia"/>
          <w:sz w:val="24"/>
          <w:szCs w:val="24"/>
        </w:rPr>
        <w:t>检测</w:t>
      </w:r>
      <w:r w:rsidR="00480C47">
        <w:rPr>
          <w:rFonts w:ascii="微软雅黑" w:eastAsia="微软雅黑" w:hAnsi="微软雅黑" w:hint="eastAsia"/>
          <w:sz w:val="24"/>
          <w:szCs w:val="24"/>
        </w:rPr>
        <w:t>因而无法通过人脸认证</w:t>
      </w:r>
      <w:r w:rsidR="008C7509">
        <w:rPr>
          <w:rFonts w:ascii="微软雅黑" w:eastAsia="微软雅黑" w:hAnsi="微软雅黑" w:hint="eastAsia"/>
          <w:sz w:val="24"/>
          <w:szCs w:val="24"/>
        </w:rPr>
        <w:t>。</w:t>
      </w:r>
    </w:p>
    <w:p w14:paraId="6407B04A" w14:textId="38751569" w:rsidR="00B35306" w:rsidRPr="00B35306" w:rsidRDefault="00F465CF" w:rsidP="00B35306">
      <w:pPr>
        <w:spacing w:after="240" w:line="400" w:lineRule="exact"/>
        <w:ind w:firstLineChars="200" w:firstLine="480"/>
        <w:rPr>
          <w:rFonts w:ascii="微软雅黑" w:eastAsia="微软雅黑" w:hAnsi="微软雅黑"/>
          <w:sz w:val="24"/>
          <w:szCs w:val="24"/>
        </w:rPr>
      </w:pPr>
      <w:r>
        <w:rPr>
          <w:rFonts w:ascii="微软雅黑" w:eastAsia="微软雅黑" w:hAnsi="微软雅黑" w:hint="eastAsia"/>
          <w:sz w:val="24"/>
          <w:szCs w:val="24"/>
        </w:rPr>
        <w:t>此外，</w:t>
      </w:r>
      <w:r w:rsidR="00B35306" w:rsidRPr="00B35306">
        <w:rPr>
          <w:rFonts w:ascii="微软雅黑" w:eastAsia="微软雅黑" w:hAnsi="微软雅黑" w:hint="eastAsia"/>
          <w:sz w:val="24"/>
          <w:szCs w:val="24"/>
        </w:rPr>
        <w:t>本项目提出了一种自动安全的人脸认证</w:t>
      </w:r>
      <w:r w:rsidR="0027258F">
        <w:rPr>
          <w:rFonts w:ascii="微软雅黑" w:eastAsia="微软雅黑" w:hAnsi="微软雅黑" w:hint="eastAsia"/>
          <w:sz w:val="24"/>
          <w:szCs w:val="24"/>
        </w:rPr>
        <w:t>活性</w:t>
      </w:r>
      <w:r w:rsidR="00B35306" w:rsidRPr="00B35306">
        <w:rPr>
          <w:rFonts w:ascii="微软雅黑" w:eastAsia="微软雅黑" w:hAnsi="微软雅黑" w:hint="eastAsia"/>
          <w:sz w:val="24"/>
          <w:szCs w:val="24"/>
        </w:rPr>
        <w:t>检测机制，能检测存在对抗攻击性的</w:t>
      </w:r>
      <w:r w:rsidR="0027258F" w:rsidRPr="0027258F">
        <w:rPr>
          <w:rFonts w:ascii="微软雅黑" w:eastAsia="微软雅黑" w:hAnsi="微软雅黑" w:hint="eastAsia"/>
          <w:sz w:val="24"/>
          <w:szCs w:val="24"/>
        </w:rPr>
        <w:t>恶意</w:t>
      </w:r>
      <w:r w:rsidR="0027258F">
        <w:rPr>
          <w:rFonts w:ascii="微软雅黑" w:eastAsia="微软雅黑" w:hAnsi="微软雅黑" w:hint="eastAsia"/>
          <w:sz w:val="24"/>
          <w:szCs w:val="24"/>
        </w:rPr>
        <w:t>人脸</w:t>
      </w:r>
      <w:r w:rsidR="00B35306" w:rsidRPr="00B35306">
        <w:rPr>
          <w:rFonts w:ascii="微软雅黑" w:eastAsia="微软雅黑" w:hAnsi="微软雅黑" w:hint="eastAsia"/>
          <w:sz w:val="24"/>
          <w:szCs w:val="24"/>
        </w:rPr>
        <w:t>图像。不需要用户额外提供多余的信息，认证系统能区别是恶意的人脸图像还是正常的人脸，并对有意欺骗认证系统的恶意图像进行修复处理，从而能准确识别攻击者的身份，增强人脸认证系统的安全性。在保证合法用户利益不受侵犯的同时，能及时定位有作恶倾向的攻击者。</w:t>
      </w:r>
    </w:p>
    <w:bookmarkEnd w:id="18"/>
    <w:p w14:paraId="1DF4B5E9" w14:textId="77777777" w:rsidR="00F664E6" w:rsidRPr="004942AC" w:rsidRDefault="00F664E6" w:rsidP="00F664E6">
      <w:pPr>
        <w:pStyle w:val="a3"/>
        <w:numPr>
          <w:ilvl w:val="0"/>
          <w:numId w:val="1"/>
        </w:numPr>
        <w:spacing w:line="300" w:lineRule="auto"/>
        <w:ind w:firstLineChars="0"/>
        <w:rPr>
          <w:rFonts w:ascii="微软雅黑" w:eastAsia="微软雅黑" w:hAnsi="微软雅黑" w:cs="Times New Roman"/>
          <w:sz w:val="28"/>
        </w:rPr>
      </w:pPr>
      <w:r w:rsidRPr="004942AC">
        <w:rPr>
          <w:rFonts w:ascii="微软雅黑" w:eastAsia="微软雅黑" w:hAnsi="微软雅黑" w:cs="Times New Roman"/>
          <w:sz w:val="28"/>
        </w:rPr>
        <w:t>项目目标</w:t>
      </w:r>
      <w:r w:rsidRPr="004942AC">
        <w:rPr>
          <w:rFonts w:ascii="微软雅黑" w:eastAsia="微软雅黑" w:hAnsi="微软雅黑" w:cs="Times New Roman" w:hint="eastAsia"/>
          <w:szCs w:val="21"/>
        </w:rPr>
        <w:t>（</w:t>
      </w:r>
      <w:r w:rsidRPr="004A7A89">
        <w:rPr>
          <w:rFonts w:ascii="微软雅黑" w:eastAsia="微软雅黑" w:hAnsi="微软雅黑" w:cs="Times New Roman" w:hint="eastAsia"/>
          <w:i/>
          <w:szCs w:val="21"/>
        </w:rPr>
        <w:t>请填写</w:t>
      </w:r>
      <w:r w:rsidRPr="004A7A89">
        <w:rPr>
          <w:rFonts w:ascii="微软雅黑" w:eastAsia="微软雅黑" w:hAnsi="微软雅黑" w:cs="Times New Roman"/>
          <w:i/>
          <w:szCs w:val="21"/>
        </w:rPr>
        <w:t>项目</w:t>
      </w:r>
      <w:r w:rsidRPr="004A7A89">
        <w:rPr>
          <w:rFonts w:ascii="微软雅黑" w:eastAsia="微软雅黑" w:hAnsi="微软雅黑" w:cs="Times New Roman" w:hint="eastAsia"/>
          <w:i/>
          <w:szCs w:val="21"/>
        </w:rPr>
        <w:t>的</w:t>
      </w:r>
      <w:r w:rsidRPr="004A7A89">
        <w:rPr>
          <w:rFonts w:ascii="微软雅黑" w:eastAsia="微软雅黑" w:hAnsi="微软雅黑" w:cs="Times New Roman"/>
          <w:i/>
          <w:szCs w:val="21"/>
        </w:rPr>
        <w:t>目标</w:t>
      </w:r>
      <w:r w:rsidRPr="004A7A89">
        <w:rPr>
          <w:rFonts w:hint="eastAsia"/>
          <w:i/>
        </w:rPr>
        <w:t>、</w:t>
      </w:r>
      <w:r w:rsidRPr="004A7A89">
        <w:rPr>
          <w:rFonts w:ascii="微软雅黑" w:eastAsia="微软雅黑" w:hAnsi="微软雅黑" w:cs="Times New Roman"/>
          <w:i/>
          <w:szCs w:val="21"/>
        </w:rPr>
        <w:t>产出</w:t>
      </w:r>
      <w:r w:rsidRPr="004A7A89">
        <w:rPr>
          <w:rFonts w:ascii="微软雅黑" w:eastAsia="微软雅黑" w:hAnsi="微软雅黑" w:cs="Times New Roman" w:hint="eastAsia"/>
          <w:i/>
          <w:szCs w:val="21"/>
        </w:rPr>
        <w:t>及其考核指标与方式</w:t>
      </w:r>
      <w:r w:rsidR="007A45AE">
        <w:rPr>
          <w:rFonts w:ascii="微软雅黑" w:eastAsia="微软雅黑" w:hAnsi="微软雅黑" w:cs="Times New Roman" w:hint="eastAsia"/>
          <w:i/>
          <w:szCs w:val="21"/>
        </w:rPr>
        <w:t>、对腾讯/业界/社会的价值</w:t>
      </w:r>
      <w:r w:rsidRPr="004942AC">
        <w:rPr>
          <w:rFonts w:ascii="微软雅黑" w:eastAsia="微软雅黑" w:hAnsi="微软雅黑" w:cs="Times New Roman"/>
          <w:szCs w:val="21"/>
        </w:rPr>
        <w:t>）</w:t>
      </w:r>
    </w:p>
    <w:p w14:paraId="4FF36590" w14:textId="77777777" w:rsidR="00F664E6" w:rsidRDefault="00F664E6" w:rsidP="00921CAD">
      <w:pPr>
        <w:pStyle w:val="a3"/>
        <w:numPr>
          <w:ilvl w:val="0"/>
          <w:numId w:val="6"/>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项目目标：</w:t>
      </w:r>
    </w:p>
    <w:p w14:paraId="092FCA1A" w14:textId="623CB716" w:rsidR="00B35306" w:rsidRPr="002C4B93" w:rsidRDefault="008C7509" w:rsidP="007F4B09">
      <w:pPr>
        <w:spacing w:line="400" w:lineRule="exact"/>
        <w:ind w:firstLineChars="200" w:firstLine="48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借助智能手机配备的普通摄像头、扬声器和麦克风，</w:t>
      </w:r>
      <w:r w:rsidR="002F40E1" w:rsidRPr="002C4B93">
        <w:rPr>
          <w:rFonts w:ascii="微软雅黑" w:eastAsia="微软雅黑" w:hAnsi="微软雅黑" w:cs="Times New Roman" w:hint="eastAsia"/>
          <w:sz w:val="24"/>
          <w:szCs w:val="24"/>
          <w:highlight w:val="yellow"/>
        </w:rPr>
        <w:t>为智能手机提供一种简单实用，安全有效的人脸</w:t>
      </w:r>
      <w:r w:rsidRPr="002C4B93">
        <w:rPr>
          <w:rFonts w:ascii="微软雅黑" w:eastAsia="微软雅黑" w:hAnsi="微软雅黑" w:cs="Times New Roman" w:hint="eastAsia"/>
          <w:sz w:val="24"/>
          <w:szCs w:val="24"/>
          <w:highlight w:val="yellow"/>
        </w:rPr>
        <w:t>活性检测方案</w:t>
      </w:r>
      <w:r w:rsidR="0047305D" w:rsidRPr="002C4B93">
        <w:rPr>
          <w:rFonts w:ascii="微软雅黑" w:eastAsia="微软雅黑" w:hAnsi="微软雅黑" w:cs="Times New Roman" w:hint="eastAsia"/>
          <w:sz w:val="24"/>
          <w:szCs w:val="24"/>
          <w:highlight w:val="yellow"/>
        </w:rPr>
        <w:t>，并且可以准确认证</w:t>
      </w:r>
      <w:r w:rsidR="00F465CF" w:rsidRPr="002C4B93">
        <w:rPr>
          <w:rFonts w:ascii="微软雅黑" w:eastAsia="微软雅黑" w:hAnsi="微软雅黑" w:cs="Times New Roman" w:hint="eastAsia"/>
          <w:sz w:val="24"/>
          <w:szCs w:val="24"/>
          <w:highlight w:val="yellow"/>
        </w:rPr>
        <w:t>相应的</w:t>
      </w:r>
      <w:r w:rsidR="0047305D" w:rsidRPr="002C4B93">
        <w:rPr>
          <w:rFonts w:ascii="微软雅黑" w:eastAsia="微软雅黑" w:hAnsi="微软雅黑" w:cs="Times New Roman" w:hint="eastAsia"/>
          <w:sz w:val="24"/>
          <w:szCs w:val="24"/>
          <w:highlight w:val="yellow"/>
        </w:rPr>
        <w:t>用户</w:t>
      </w:r>
      <w:r w:rsidRPr="002C4B93">
        <w:rPr>
          <w:rFonts w:ascii="微软雅黑" w:eastAsia="微软雅黑" w:hAnsi="微软雅黑" w:cs="Times New Roman" w:hint="eastAsia"/>
          <w:sz w:val="24"/>
          <w:szCs w:val="24"/>
          <w:highlight w:val="yellow"/>
        </w:rPr>
        <w:t>。该方案可适用于普通智能手机，不需要配备额外硬件设备，能够抵抗现有各种先进的</w:t>
      </w:r>
      <w:r w:rsidR="002B2981" w:rsidRPr="002C4B93">
        <w:rPr>
          <w:rFonts w:ascii="微软雅黑" w:eastAsia="微软雅黑" w:hAnsi="微软雅黑" w:cs="Times New Roman" w:hint="eastAsia"/>
          <w:sz w:val="24"/>
          <w:szCs w:val="24"/>
          <w:highlight w:val="yellow"/>
        </w:rPr>
        <w:t>人脸伪造</w:t>
      </w:r>
      <w:r w:rsidR="00B35306" w:rsidRPr="002C4B93">
        <w:rPr>
          <w:rFonts w:ascii="微软雅黑" w:eastAsia="微软雅黑" w:hAnsi="微软雅黑" w:cs="Times New Roman" w:hint="eastAsia"/>
          <w:sz w:val="24"/>
          <w:szCs w:val="24"/>
          <w:highlight w:val="yellow"/>
        </w:rPr>
        <w:t>攻击</w:t>
      </w:r>
      <w:r w:rsidR="00796E78" w:rsidRPr="002C4B93">
        <w:rPr>
          <w:rFonts w:ascii="微软雅黑" w:eastAsia="微软雅黑" w:hAnsi="微软雅黑" w:cs="Times New Roman" w:hint="eastAsia"/>
          <w:sz w:val="24"/>
          <w:szCs w:val="24"/>
          <w:highlight w:val="yellow"/>
        </w:rPr>
        <w:t>。</w:t>
      </w:r>
    </w:p>
    <w:p w14:paraId="7E8927F8" w14:textId="22BD59B9" w:rsidR="007F4B09" w:rsidRPr="002C4B93" w:rsidRDefault="007F4B09" w:rsidP="007F4B09">
      <w:pPr>
        <w:spacing w:line="400" w:lineRule="exact"/>
        <w:ind w:firstLineChars="200" w:firstLine="48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项目总体目标是输出以下三种活体检测的基础能力：</w:t>
      </w:r>
    </w:p>
    <w:p w14:paraId="562A0DCC" w14:textId="506E7D97" w:rsidR="007F4B09" w:rsidRPr="002C4B93" w:rsidRDefault="007F4B09" w:rsidP="007F4B09">
      <w:pPr>
        <w:spacing w:line="400" w:lineRule="exact"/>
        <w:ind w:firstLineChars="200" w:firstLine="480"/>
        <w:rPr>
          <w:rFonts w:ascii="微软雅黑" w:eastAsia="微软雅黑" w:hAnsi="微软雅黑" w:cs="Times New Roman"/>
          <w:sz w:val="24"/>
          <w:szCs w:val="24"/>
          <w:highlight w:val="yellow"/>
        </w:rPr>
      </w:pPr>
      <w:r w:rsidRPr="002C4B93">
        <w:rPr>
          <w:rFonts w:ascii="微软雅黑" w:eastAsia="微软雅黑" w:hAnsi="微软雅黑" w:cs="Times New Roman"/>
          <w:sz w:val="24"/>
          <w:szCs w:val="24"/>
          <w:highlight w:val="yellow"/>
        </w:rPr>
        <w:t xml:space="preserve">(1) </w:t>
      </w:r>
      <w:r w:rsidRPr="002C4B93">
        <w:rPr>
          <w:rFonts w:ascii="微软雅黑" w:eastAsia="微软雅黑" w:hAnsi="微软雅黑" w:cs="Times New Roman" w:hint="eastAsia"/>
          <w:sz w:val="24"/>
          <w:szCs w:val="24"/>
          <w:highlight w:val="yellow"/>
        </w:rPr>
        <w:t>能够有效地区分平面和立体（平面攻击和真人形状）</w:t>
      </w:r>
      <w:r w:rsidRPr="002C4B93">
        <w:rPr>
          <w:rFonts w:ascii="微软雅黑" w:eastAsia="微软雅黑" w:hAnsi="微软雅黑" w:cs="Times New Roman"/>
          <w:sz w:val="24"/>
          <w:szCs w:val="24"/>
          <w:highlight w:val="yellow"/>
        </w:rPr>
        <w:t>;</w:t>
      </w:r>
    </w:p>
    <w:p w14:paraId="53143D53" w14:textId="39D4EFC2" w:rsidR="007F4B09" w:rsidRPr="002C4B93" w:rsidRDefault="007F4B09" w:rsidP="007F4B09">
      <w:pPr>
        <w:spacing w:line="400" w:lineRule="exact"/>
        <w:ind w:firstLineChars="200" w:firstLine="480"/>
        <w:rPr>
          <w:rFonts w:ascii="微软雅黑" w:eastAsia="微软雅黑" w:hAnsi="微软雅黑" w:cs="Times New Roman"/>
          <w:sz w:val="24"/>
          <w:szCs w:val="24"/>
          <w:highlight w:val="yellow"/>
        </w:rPr>
      </w:pPr>
      <w:r w:rsidRPr="002C4B93">
        <w:rPr>
          <w:rFonts w:ascii="微软雅黑" w:eastAsia="微软雅黑" w:hAnsi="微软雅黑" w:cs="Times New Roman"/>
          <w:sz w:val="24"/>
          <w:szCs w:val="24"/>
          <w:highlight w:val="yellow"/>
        </w:rPr>
        <w:t xml:space="preserve">(2) </w:t>
      </w:r>
      <w:r w:rsidRPr="002C4B93">
        <w:rPr>
          <w:rFonts w:ascii="微软雅黑" w:eastAsia="微软雅黑" w:hAnsi="微软雅黑" w:cs="Times New Roman" w:hint="eastAsia"/>
          <w:sz w:val="24"/>
          <w:szCs w:val="24"/>
          <w:highlight w:val="yellow"/>
        </w:rPr>
        <w:t>能够有效地区分嘴唇是否运动</w:t>
      </w:r>
      <w:r w:rsidRPr="002C4B93">
        <w:rPr>
          <w:rFonts w:ascii="微软雅黑" w:eastAsia="微软雅黑" w:hAnsi="微软雅黑" w:cs="Times New Roman"/>
          <w:sz w:val="24"/>
          <w:szCs w:val="24"/>
          <w:highlight w:val="yellow"/>
        </w:rPr>
        <w:t>;</w:t>
      </w:r>
    </w:p>
    <w:p w14:paraId="6B1E2B2E" w14:textId="660A4FE3" w:rsidR="007F4B09" w:rsidRPr="002C4B93" w:rsidRDefault="007F4B09" w:rsidP="003473F2">
      <w:pPr>
        <w:spacing w:line="400" w:lineRule="exact"/>
        <w:ind w:firstLineChars="200" w:firstLine="480"/>
        <w:rPr>
          <w:rFonts w:ascii="微软雅黑" w:eastAsia="微软雅黑" w:hAnsi="微软雅黑" w:cs="Times New Roman"/>
          <w:sz w:val="24"/>
          <w:szCs w:val="24"/>
          <w:highlight w:val="yellow"/>
        </w:rPr>
      </w:pPr>
      <w:r w:rsidRPr="002C4B93">
        <w:rPr>
          <w:rFonts w:ascii="微软雅黑" w:eastAsia="微软雅黑" w:hAnsi="微软雅黑" w:cs="Times New Roman"/>
          <w:sz w:val="24"/>
          <w:szCs w:val="24"/>
          <w:highlight w:val="yellow"/>
        </w:rPr>
        <w:t xml:space="preserve">(3) </w:t>
      </w:r>
      <w:r w:rsidRPr="002C4B93">
        <w:rPr>
          <w:rFonts w:ascii="微软雅黑" w:eastAsia="微软雅黑" w:hAnsi="微软雅黑" w:cs="Times New Roman" w:hint="eastAsia"/>
          <w:sz w:val="24"/>
          <w:szCs w:val="24"/>
          <w:highlight w:val="yellow"/>
        </w:rPr>
        <w:t>能够通过嘴唇运动判断用户是否读指定数字。</w:t>
      </w:r>
    </w:p>
    <w:p w14:paraId="34A7B2DF" w14:textId="77777777" w:rsidR="003473F2" w:rsidRPr="002C4B93" w:rsidRDefault="003473F2" w:rsidP="003473F2">
      <w:pPr>
        <w:spacing w:line="400" w:lineRule="exact"/>
        <w:ind w:firstLineChars="200" w:firstLine="480"/>
        <w:rPr>
          <w:rFonts w:ascii="微软雅黑" w:eastAsia="微软雅黑" w:hAnsi="微软雅黑" w:cs="Times New Roman"/>
          <w:sz w:val="24"/>
          <w:szCs w:val="24"/>
          <w:highlight w:val="yellow"/>
        </w:rPr>
      </w:pPr>
    </w:p>
    <w:p w14:paraId="67ECB1CF" w14:textId="77777777" w:rsidR="00F664E6" w:rsidRPr="002C4B93" w:rsidRDefault="00F664E6" w:rsidP="00921CAD">
      <w:pPr>
        <w:pStyle w:val="a3"/>
        <w:numPr>
          <w:ilvl w:val="0"/>
          <w:numId w:val="6"/>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项目产出及其考核指标与方式：</w:t>
      </w:r>
    </w:p>
    <w:p w14:paraId="44432A57" w14:textId="53D037A6" w:rsidR="003A1ABD" w:rsidRPr="002C4B93" w:rsidRDefault="003A1ABD" w:rsidP="003A1ABD">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交付内容：</w:t>
      </w:r>
    </w:p>
    <w:p w14:paraId="5FBC1316" w14:textId="748C60A6" w:rsidR="003A1ABD" w:rsidRPr="002C4B93" w:rsidDel="005E39E3" w:rsidRDefault="003A1ABD" w:rsidP="003A1ABD">
      <w:pPr>
        <w:pStyle w:val="a3"/>
        <w:numPr>
          <w:ilvl w:val="1"/>
          <w:numId w:val="15"/>
        </w:numPr>
        <w:spacing w:line="400" w:lineRule="exact"/>
        <w:ind w:firstLineChars="0"/>
        <w:rPr>
          <w:del w:id="32" w:author="zhm" w:date="2019-09-29T22:06:00Z"/>
          <w:rFonts w:ascii="微软雅黑" w:eastAsia="微软雅黑" w:hAnsi="微软雅黑" w:cs="Times New Roman"/>
          <w:sz w:val="24"/>
          <w:szCs w:val="24"/>
          <w:highlight w:val="yellow"/>
        </w:rPr>
      </w:pPr>
      <w:del w:id="33" w:author="zhm" w:date="2019-09-29T22:06:00Z">
        <w:r w:rsidRPr="002C4B93" w:rsidDel="005E39E3">
          <w:rPr>
            <w:rFonts w:ascii="微软雅黑" w:eastAsia="微软雅黑" w:hAnsi="微软雅黑" w:cs="Times New Roman" w:hint="eastAsia"/>
            <w:sz w:val="24"/>
            <w:szCs w:val="24"/>
            <w:highlight w:val="yellow"/>
          </w:rPr>
          <w:delText>Android APP及源码</w:delText>
        </w:r>
        <w:r w:rsidR="0053480F" w:rsidRPr="002C4B93" w:rsidDel="005E39E3">
          <w:rPr>
            <w:rFonts w:ascii="微软雅黑" w:eastAsia="微软雅黑" w:hAnsi="微软雅黑" w:cs="Times New Roman" w:hint="eastAsia"/>
            <w:sz w:val="24"/>
            <w:szCs w:val="24"/>
            <w:highlight w:val="yellow"/>
          </w:rPr>
          <w:delText>；</w:delText>
        </w:r>
      </w:del>
    </w:p>
    <w:p w14:paraId="4D3517C5" w14:textId="3D568D42" w:rsidR="003A1ABD" w:rsidRPr="002C4B93" w:rsidDel="005E39E3" w:rsidRDefault="003A1ABD" w:rsidP="003A1ABD">
      <w:pPr>
        <w:pStyle w:val="a3"/>
        <w:numPr>
          <w:ilvl w:val="1"/>
          <w:numId w:val="15"/>
        </w:numPr>
        <w:spacing w:line="400" w:lineRule="exact"/>
        <w:ind w:firstLineChars="0"/>
        <w:rPr>
          <w:del w:id="34" w:author="zhm" w:date="2019-09-29T22:06:00Z"/>
          <w:rFonts w:ascii="微软雅黑" w:eastAsia="微软雅黑" w:hAnsi="微软雅黑" w:cs="Times New Roman"/>
          <w:sz w:val="24"/>
          <w:szCs w:val="24"/>
          <w:highlight w:val="yellow"/>
        </w:rPr>
      </w:pPr>
      <w:del w:id="35" w:author="zhm" w:date="2019-09-29T22:06:00Z">
        <w:r w:rsidRPr="002C4B93" w:rsidDel="005E39E3">
          <w:rPr>
            <w:rFonts w:ascii="微软雅黑" w:eastAsia="微软雅黑" w:hAnsi="微软雅黑" w:cs="Times New Roman" w:hint="eastAsia"/>
            <w:sz w:val="24"/>
            <w:szCs w:val="24"/>
            <w:highlight w:val="yellow"/>
          </w:rPr>
          <w:delText>算法SDK及源码</w:delText>
        </w:r>
        <w:r w:rsidR="0053480F" w:rsidRPr="002C4B93" w:rsidDel="005E39E3">
          <w:rPr>
            <w:rFonts w:ascii="微软雅黑" w:eastAsia="微软雅黑" w:hAnsi="微软雅黑" w:cs="Times New Roman" w:hint="eastAsia"/>
            <w:sz w:val="24"/>
            <w:szCs w:val="24"/>
            <w:highlight w:val="yellow"/>
          </w:rPr>
          <w:delText>；</w:delText>
        </w:r>
      </w:del>
    </w:p>
    <w:p w14:paraId="08DDC62C" w14:textId="126E19EA" w:rsidR="003A1ABD" w:rsidDel="005E39E3" w:rsidRDefault="0053480F" w:rsidP="003A1ABD">
      <w:pPr>
        <w:pStyle w:val="a3"/>
        <w:numPr>
          <w:ilvl w:val="1"/>
          <w:numId w:val="15"/>
        </w:numPr>
        <w:spacing w:line="400" w:lineRule="exact"/>
        <w:ind w:firstLineChars="0"/>
        <w:rPr>
          <w:del w:id="36" w:author="zhm" w:date="2019-09-29T22:06:00Z"/>
          <w:rFonts w:ascii="微软雅黑" w:eastAsia="微软雅黑" w:hAnsi="微软雅黑" w:cs="Times New Roman"/>
          <w:sz w:val="24"/>
          <w:szCs w:val="24"/>
          <w:highlight w:val="yellow"/>
        </w:rPr>
      </w:pPr>
      <w:del w:id="37" w:author="zhm" w:date="2019-09-29T22:06:00Z">
        <w:r w:rsidRPr="002C4B93" w:rsidDel="005E39E3">
          <w:rPr>
            <w:rFonts w:ascii="微软雅黑" w:eastAsia="微软雅黑" w:hAnsi="微软雅黑" w:cs="Times New Roman" w:hint="eastAsia"/>
            <w:sz w:val="24"/>
            <w:szCs w:val="24"/>
            <w:highlight w:val="yellow"/>
          </w:rPr>
          <w:delText>模型结构，参数以及训练测试设计的源码。</w:delText>
        </w:r>
      </w:del>
    </w:p>
    <w:p w14:paraId="78C153C0" w14:textId="77777777" w:rsidR="005E39E3" w:rsidRPr="005E39E3" w:rsidRDefault="005E39E3" w:rsidP="005E39E3">
      <w:pPr>
        <w:spacing w:line="400" w:lineRule="exact"/>
        <w:ind w:left="1287"/>
        <w:rPr>
          <w:ins w:id="38" w:author="zhm" w:date="2019-09-29T22:06:00Z"/>
          <w:rFonts w:ascii="微软雅黑" w:eastAsia="微软雅黑" w:hAnsi="微软雅黑" w:cs="Times New Roman"/>
          <w:sz w:val="24"/>
          <w:szCs w:val="24"/>
        </w:rPr>
      </w:pPr>
      <w:commentRangeStart w:id="39"/>
      <w:ins w:id="40" w:author="zhm" w:date="2019-09-29T22:06:00Z">
        <w:r>
          <w:rPr>
            <w:rFonts w:ascii="微软雅黑" w:eastAsia="微软雅黑" w:hAnsi="微软雅黑" w:cs="Times New Roman" w:hint="eastAsia"/>
            <w:sz w:val="24"/>
            <w:szCs w:val="24"/>
          </w:rPr>
          <w:t>a</w:t>
        </w:r>
        <w:r w:rsidRPr="005E39E3">
          <w:rPr>
            <w:rFonts w:ascii="微软雅黑" w:eastAsia="微软雅黑" w:hAnsi="微软雅黑" w:cs="Times New Roman" w:hint="eastAsia"/>
            <w:sz w:val="24"/>
            <w:szCs w:val="24"/>
          </w:rPr>
          <w:t>. 超声波生成，发射及采集SDK， 使用</w:t>
        </w:r>
        <w:proofErr w:type="spellStart"/>
        <w:r w:rsidRPr="005E39E3">
          <w:rPr>
            <w:rFonts w:ascii="微软雅黑" w:eastAsia="微软雅黑" w:hAnsi="微软雅黑" w:cs="Times New Roman" w:hint="eastAsia"/>
            <w:sz w:val="24"/>
            <w:szCs w:val="24"/>
          </w:rPr>
          <w:t>sdk</w:t>
        </w:r>
        <w:proofErr w:type="spellEnd"/>
        <w:r w:rsidRPr="005E39E3">
          <w:rPr>
            <w:rFonts w:ascii="微软雅黑" w:eastAsia="微软雅黑" w:hAnsi="微软雅黑" w:cs="Times New Roman" w:hint="eastAsia"/>
            <w:sz w:val="24"/>
            <w:szCs w:val="24"/>
          </w:rPr>
          <w:t>的Android app demo及源码</w:t>
        </w:r>
      </w:ins>
    </w:p>
    <w:p w14:paraId="2BB6EEFA" w14:textId="1CC04B84" w:rsidR="005E39E3" w:rsidRPr="005E39E3" w:rsidRDefault="005E39E3" w:rsidP="005E39E3">
      <w:pPr>
        <w:spacing w:line="400" w:lineRule="exact"/>
        <w:ind w:left="1287"/>
        <w:rPr>
          <w:ins w:id="41" w:author="zhm" w:date="2019-09-29T22:06:00Z"/>
          <w:rFonts w:ascii="微软雅黑" w:eastAsia="微软雅黑" w:hAnsi="微软雅黑" w:cs="Times New Roman"/>
          <w:sz w:val="24"/>
          <w:szCs w:val="24"/>
        </w:rPr>
      </w:pPr>
      <w:ins w:id="42" w:author="zhm" w:date="2019-09-29T22:06:00Z">
        <w:r>
          <w:rPr>
            <w:rFonts w:ascii="微软雅黑" w:eastAsia="微软雅黑" w:hAnsi="微软雅黑" w:cs="Times New Roman"/>
            <w:sz w:val="24"/>
            <w:szCs w:val="24"/>
          </w:rPr>
          <w:t>b</w:t>
        </w:r>
        <w:r w:rsidRPr="005E39E3">
          <w:rPr>
            <w:rFonts w:ascii="微软雅黑" w:eastAsia="微软雅黑" w:hAnsi="微软雅黑" w:cs="Times New Roman" w:hint="eastAsia"/>
            <w:sz w:val="24"/>
            <w:szCs w:val="24"/>
          </w:rPr>
          <w:t>. 信号处理</w:t>
        </w:r>
      </w:ins>
      <w:ins w:id="43" w:author="zhm" w:date="2019-09-29T22:10:00Z">
        <w:r>
          <w:rPr>
            <w:rFonts w:ascii="微软雅黑" w:eastAsia="微软雅黑" w:hAnsi="微软雅黑" w:cs="Times New Roman"/>
            <w:sz w:val="24"/>
            <w:szCs w:val="24"/>
          </w:rPr>
          <w:t>API</w:t>
        </w:r>
      </w:ins>
      <w:ins w:id="44" w:author="zhm" w:date="2019-09-29T22:06:00Z">
        <w:r w:rsidRPr="005E39E3">
          <w:rPr>
            <w:rFonts w:ascii="微软雅黑" w:eastAsia="微软雅黑" w:hAnsi="微软雅黑" w:cs="Times New Roman" w:hint="eastAsia"/>
            <w:sz w:val="24"/>
            <w:szCs w:val="24"/>
          </w:rPr>
          <w:t>，源码及使用说明（信号处理负责将原始数据处理为</w:t>
        </w:r>
      </w:ins>
      <w:ins w:id="45" w:author="zhm" w:date="2019-09-29T22:11:00Z">
        <w:r>
          <w:rPr>
            <w:rFonts w:ascii="微软雅黑" w:eastAsia="微软雅黑" w:hAnsi="微软雅黑" w:cs="Times New Roman" w:hint="eastAsia"/>
            <w:sz w:val="24"/>
            <w:szCs w:val="24"/>
          </w:rPr>
          <w:t>神经</w:t>
        </w:r>
      </w:ins>
      <w:ins w:id="46" w:author="zhm" w:date="2019-09-29T22:06:00Z">
        <w:r w:rsidRPr="005E39E3">
          <w:rPr>
            <w:rFonts w:ascii="微软雅黑" w:eastAsia="微软雅黑" w:hAnsi="微软雅黑" w:cs="Times New Roman" w:hint="eastAsia"/>
            <w:sz w:val="24"/>
            <w:szCs w:val="24"/>
          </w:rPr>
          <w:t>网络的输入数据）</w:t>
        </w:r>
      </w:ins>
    </w:p>
    <w:p w14:paraId="23FABAF9" w14:textId="77777777" w:rsidR="005E39E3" w:rsidRPr="005E39E3" w:rsidRDefault="005E39E3" w:rsidP="005E39E3">
      <w:pPr>
        <w:spacing w:line="400" w:lineRule="exact"/>
        <w:ind w:left="1287"/>
        <w:rPr>
          <w:ins w:id="47" w:author="zhm" w:date="2019-09-29T22:06:00Z"/>
          <w:rFonts w:ascii="微软雅黑" w:eastAsia="微软雅黑" w:hAnsi="微软雅黑" w:cs="Times New Roman"/>
          <w:sz w:val="24"/>
          <w:szCs w:val="24"/>
          <w:highlight w:val="yellow"/>
        </w:rPr>
      </w:pPr>
      <w:ins w:id="48" w:author="zhm" w:date="2019-09-29T22:06:00Z">
        <w:r>
          <w:rPr>
            <w:rFonts w:ascii="微软雅黑" w:eastAsia="微软雅黑" w:hAnsi="微软雅黑" w:cs="Times New Roman"/>
            <w:sz w:val="24"/>
            <w:szCs w:val="24"/>
          </w:rPr>
          <w:t>c</w:t>
        </w:r>
        <w:r w:rsidRPr="005E39E3">
          <w:rPr>
            <w:rFonts w:ascii="微软雅黑" w:eastAsia="微软雅黑" w:hAnsi="微软雅黑" w:cs="Times New Roman" w:hint="eastAsia"/>
            <w:sz w:val="24"/>
            <w:szCs w:val="24"/>
          </w:rPr>
          <w:t>. 模型结构，参数以及训练测试设计的源码</w:t>
        </w:r>
      </w:ins>
      <w:commentRangeEnd w:id="39"/>
      <w:ins w:id="49" w:author="zhm" w:date="2019-09-29T22:07:00Z">
        <w:r>
          <w:rPr>
            <w:rStyle w:val="ac"/>
          </w:rPr>
          <w:commentReference w:id="39"/>
        </w:r>
      </w:ins>
    </w:p>
    <w:p w14:paraId="65A56968" w14:textId="77777777" w:rsidR="005E39E3" w:rsidRPr="005E39E3" w:rsidRDefault="005E39E3" w:rsidP="005E39E3">
      <w:pPr>
        <w:spacing w:line="400" w:lineRule="exact"/>
        <w:ind w:left="1287"/>
        <w:rPr>
          <w:rFonts w:ascii="微软雅黑" w:eastAsia="微软雅黑" w:hAnsi="微软雅黑" w:cs="Times New Roman"/>
          <w:sz w:val="24"/>
          <w:szCs w:val="24"/>
          <w:highlight w:val="yellow"/>
        </w:rPr>
      </w:pPr>
    </w:p>
    <w:p w14:paraId="10930D3C" w14:textId="77777777" w:rsidR="003A1ABD" w:rsidRPr="002C4B93" w:rsidRDefault="003A1ABD" w:rsidP="003A1ABD">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设备兼容性：</w:t>
      </w:r>
    </w:p>
    <w:p w14:paraId="746F70A3" w14:textId="77777777" w:rsidR="003A1ABD" w:rsidRPr="002C4B93" w:rsidRDefault="003A1ABD" w:rsidP="003A1ABD">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兼容Android</w:t>
      </w:r>
      <w:r w:rsidRPr="002C4B93">
        <w:rPr>
          <w:rFonts w:ascii="微软雅黑" w:eastAsia="微软雅黑" w:hAnsi="微软雅黑" w:cs="Times New Roman"/>
          <w:sz w:val="24"/>
          <w:szCs w:val="24"/>
          <w:highlight w:val="yellow"/>
        </w:rPr>
        <w:t xml:space="preserve"> </w:t>
      </w:r>
      <w:r w:rsidRPr="002C4B93">
        <w:rPr>
          <w:rFonts w:ascii="微软雅黑" w:eastAsia="微软雅黑" w:hAnsi="微软雅黑" w:cs="Times New Roman" w:hint="eastAsia"/>
          <w:sz w:val="24"/>
          <w:szCs w:val="24"/>
          <w:highlight w:val="yellow"/>
        </w:rPr>
        <w:t>4.4（KitKat）及以上操作系统（可覆盖市面上96.2%</w:t>
      </w:r>
      <w:r w:rsidRPr="002C4B93">
        <w:rPr>
          <w:rFonts w:ascii="微软雅黑" w:eastAsia="微软雅黑" w:hAnsi="微软雅黑" w:cs="Times New Roman"/>
          <w:sz w:val="24"/>
          <w:szCs w:val="24"/>
          <w:highlight w:val="yellow"/>
        </w:rPr>
        <w:t xml:space="preserve"> </w:t>
      </w:r>
      <w:proofErr w:type="gramStart"/>
      <w:r w:rsidRPr="002C4B93">
        <w:rPr>
          <w:rFonts w:ascii="微软雅黑" w:eastAsia="微软雅黑" w:hAnsi="微软雅黑" w:cs="Times New Roman" w:hint="eastAsia"/>
          <w:sz w:val="24"/>
          <w:szCs w:val="24"/>
          <w:highlight w:val="yellow"/>
        </w:rPr>
        <w:t>安卓系统</w:t>
      </w:r>
      <w:proofErr w:type="gramEnd"/>
      <w:r w:rsidRPr="002C4B93">
        <w:rPr>
          <w:rFonts w:ascii="微软雅黑" w:eastAsia="微软雅黑" w:hAnsi="微软雅黑" w:cs="Times New Roman" w:hint="eastAsia"/>
          <w:sz w:val="24"/>
          <w:szCs w:val="24"/>
          <w:highlight w:val="yellow"/>
        </w:rPr>
        <w:t xml:space="preserve"> </w:t>
      </w:r>
      <w:r w:rsidRPr="002C4B93">
        <w:rPr>
          <w:rFonts w:ascii="微软雅黑" w:eastAsia="微软雅黑" w:hAnsi="微软雅黑" w:cs="Times New Roman"/>
          <w:sz w:val="24"/>
          <w:szCs w:val="24"/>
          <w:highlight w:val="yellow"/>
        </w:rPr>
        <w:lastRenderedPageBreak/>
        <w:t>https://developer.android.com/about/dashboards</w:t>
      </w:r>
      <w:r w:rsidRPr="002C4B93">
        <w:rPr>
          <w:rFonts w:ascii="微软雅黑" w:eastAsia="微软雅黑" w:hAnsi="微软雅黑" w:cs="Times New Roman" w:hint="eastAsia"/>
          <w:sz w:val="24"/>
          <w:szCs w:val="24"/>
          <w:highlight w:val="yellow"/>
        </w:rPr>
        <w:t>），适配</w:t>
      </w:r>
      <w:commentRangeStart w:id="50"/>
      <w:r w:rsidRPr="002C4B93">
        <w:rPr>
          <w:rFonts w:ascii="微软雅黑" w:eastAsia="微软雅黑" w:hAnsi="微软雅黑" w:cs="Times New Roman" w:hint="eastAsia"/>
          <w:sz w:val="24"/>
          <w:szCs w:val="24"/>
          <w:highlight w:val="yellow"/>
        </w:rPr>
        <w:t>华为，OPPO，VIVO，小米</w:t>
      </w:r>
      <w:commentRangeEnd w:id="50"/>
      <w:r w:rsidR="004E0827">
        <w:rPr>
          <w:rStyle w:val="ac"/>
        </w:rPr>
        <w:commentReference w:id="50"/>
      </w:r>
      <w:r w:rsidRPr="002C4B93">
        <w:rPr>
          <w:rFonts w:ascii="微软雅黑" w:eastAsia="微软雅黑" w:hAnsi="微软雅黑" w:cs="Times New Roman" w:hint="eastAsia"/>
          <w:sz w:val="24"/>
          <w:szCs w:val="24"/>
          <w:highlight w:val="yellow"/>
        </w:rPr>
        <w:t>等主流高低端机型；</w:t>
      </w:r>
    </w:p>
    <w:p w14:paraId="4358FA13" w14:textId="78E1C1C3" w:rsidR="00614564" w:rsidRPr="002C4B93" w:rsidRDefault="00E60729" w:rsidP="003A1ABD">
      <w:pPr>
        <w:pStyle w:val="a3"/>
        <w:numPr>
          <w:ilvl w:val="1"/>
          <w:numId w:val="15"/>
        </w:numPr>
        <w:spacing w:line="400" w:lineRule="exact"/>
        <w:ind w:firstLineChars="0"/>
        <w:rPr>
          <w:rFonts w:ascii="微软雅黑" w:eastAsia="微软雅黑" w:hAnsi="微软雅黑" w:cs="Times New Roman"/>
          <w:sz w:val="24"/>
          <w:szCs w:val="24"/>
          <w:highlight w:val="yellow"/>
        </w:rPr>
      </w:pPr>
      <w:commentRangeStart w:id="51"/>
      <w:r w:rsidRPr="002C4B93">
        <w:rPr>
          <w:rFonts w:ascii="微软雅黑" w:eastAsia="微软雅黑" w:hAnsi="微软雅黑" w:cs="Times New Roman" w:hint="eastAsia"/>
          <w:sz w:val="24"/>
          <w:szCs w:val="24"/>
          <w:highlight w:val="yellow"/>
        </w:rPr>
        <w:t>系统设计可兼容</w:t>
      </w:r>
      <w:r w:rsidR="00614564" w:rsidRPr="002C4B93">
        <w:rPr>
          <w:rFonts w:ascii="微软雅黑" w:eastAsia="微软雅黑" w:hAnsi="微软雅黑" w:cs="Times New Roman" w:hint="eastAsia"/>
          <w:sz w:val="24"/>
          <w:szCs w:val="24"/>
          <w:highlight w:val="yellow"/>
        </w:rPr>
        <w:t>iOS</w:t>
      </w:r>
      <w:r w:rsidRPr="002C4B93">
        <w:rPr>
          <w:rFonts w:ascii="微软雅黑" w:eastAsia="微软雅黑" w:hAnsi="微软雅黑" w:cs="Times New Roman" w:hint="eastAsia"/>
          <w:sz w:val="24"/>
          <w:szCs w:val="24"/>
          <w:highlight w:val="yellow"/>
        </w:rPr>
        <w:t>操作系统</w:t>
      </w:r>
      <w:commentRangeEnd w:id="51"/>
      <w:r w:rsidR="004E0827">
        <w:rPr>
          <w:rStyle w:val="ac"/>
        </w:rPr>
        <w:commentReference w:id="51"/>
      </w:r>
      <w:r w:rsidRPr="002C4B93">
        <w:rPr>
          <w:rFonts w:ascii="微软雅黑" w:eastAsia="微软雅黑" w:hAnsi="微软雅黑" w:cs="Times New Roman" w:hint="eastAsia"/>
          <w:sz w:val="24"/>
          <w:szCs w:val="24"/>
          <w:highlight w:val="yellow"/>
        </w:rPr>
        <w:t>；</w:t>
      </w:r>
    </w:p>
    <w:p w14:paraId="5A0D450B" w14:textId="77777777" w:rsidR="00823F5B" w:rsidRPr="002C4B93" w:rsidRDefault="00823F5B" w:rsidP="00823F5B">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交互方式：</w:t>
      </w:r>
    </w:p>
    <w:p w14:paraId="4A1E904F"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兼容优图人脸核身活体检测产品（包括静默活体，四字活体，动作活体，反光活体）的用户交互方式；</w:t>
      </w:r>
    </w:p>
    <w:p w14:paraId="527F5DA9" w14:textId="5AF9826C" w:rsidR="00823F5B" w:rsidRPr="002C4B93" w:rsidRDefault="00823F5B" w:rsidP="00FB6368">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交互时间（从启动活体检测到显示检测结果，包括与服务器交互时间）不超过2秒；</w:t>
      </w:r>
    </w:p>
    <w:p w14:paraId="7B390E5B" w14:textId="23825B2C" w:rsidR="00823F5B" w:rsidRPr="002C4B93" w:rsidRDefault="00B04905" w:rsidP="00823F5B">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在优图协助下</w:t>
      </w:r>
      <w:r w:rsidR="00823F5B" w:rsidRPr="002C4B93">
        <w:rPr>
          <w:rFonts w:ascii="微软雅黑" w:eastAsia="微软雅黑" w:hAnsi="微软雅黑" w:cs="Times New Roman" w:hint="eastAsia"/>
          <w:sz w:val="24"/>
          <w:szCs w:val="24"/>
          <w:highlight w:val="yellow"/>
        </w:rPr>
        <w:t>建立LipFace活体检测的评测数据集：</w:t>
      </w:r>
    </w:p>
    <w:p w14:paraId="56E8C3D3"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正样本100</w:t>
      </w:r>
      <w:r w:rsidRPr="002C4B93">
        <w:rPr>
          <w:rFonts w:ascii="微软雅黑" w:eastAsia="微软雅黑" w:hAnsi="微软雅黑" w:cs="Times New Roman"/>
          <w:sz w:val="24"/>
          <w:szCs w:val="24"/>
          <w:highlight w:val="yellow"/>
        </w:rPr>
        <w:t>0</w:t>
      </w:r>
      <w:r w:rsidRPr="002C4B93">
        <w:rPr>
          <w:rFonts w:ascii="微软雅黑" w:eastAsia="微软雅黑" w:hAnsi="微软雅黑" w:cs="Times New Roman" w:hint="eastAsia"/>
          <w:sz w:val="24"/>
          <w:szCs w:val="24"/>
          <w:highlight w:val="yellow"/>
        </w:rPr>
        <w:t>0组</w:t>
      </w:r>
    </w:p>
    <w:p w14:paraId="3AAD5EC7"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平面攻击（屏幕翻拍，打印纸片，冲印照片，包装盒等）</w:t>
      </w:r>
      <w:r w:rsidRPr="002C4B93">
        <w:rPr>
          <w:rFonts w:ascii="微软雅黑" w:eastAsia="微软雅黑" w:hAnsi="微软雅黑" w:cs="Times New Roman"/>
          <w:sz w:val="24"/>
          <w:szCs w:val="24"/>
          <w:highlight w:val="yellow"/>
        </w:rPr>
        <w:t>2</w:t>
      </w:r>
      <w:r w:rsidRPr="002C4B93">
        <w:rPr>
          <w:rFonts w:ascii="微软雅黑" w:eastAsia="微软雅黑" w:hAnsi="微软雅黑" w:cs="Times New Roman" w:hint="eastAsia"/>
          <w:sz w:val="24"/>
          <w:szCs w:val="24"/>
          <w:highlight w:val="yellow"/>
        </w:rPr>
        <w:t>00</w:t>
      </w:r>
      <w:r w:rsidRPr="002C4B93">
        <w:rPr>
          <w:rFonts w:ascii="微软雅黑" w:eastAsia="微软雅黑" w:hAnsi="微软雅黑" w:cs="Times New Roman"/>
          <w:sz w:val="24"/>
          <w:szCs w:val="24"/>
          <w:highlight w:val="yellow"/>
        </w:rPr>
        <w:t>0</w:t>
      </w:r>
      <w:r w:rsidRPr="002C4B93">
        <w:rPr>
          <w:rFonts w:ascii="微软雅黑" w:eastAsia="微软雅黑" w:hAnsi="微软雅黑" w:cs="Times New Roman" w:hint="eastAsia"/>
          <w:sz w:val="24"/>
          <w:szCs w:val="24"/>
          <w:highlight w:val="yellow"/>
        </w:rPr>
        <w:t>0组：攻击方式包含扭曲，抖动等干扰）</w:t>
      </w:r>
    </w:p>
    <w:p w14:paraId="2819CC11"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面具攻击（纸片和硅胶面具）100</w:t>
      </w:r>
      <w:r w:rsidRPr="002C4B93">
        <w:rPr>
          <w:rFonts w:ascii="微软雅黑" w:eastAsia="微软雅黑" w:hAnsi="微软雅黑" w:cs="Times New Roman"/>
          <w:sz w:val="24"/>
          <w:szCs w:val="24"/>
          <w:highlight w:val="yellow"/>
        </w:rPr>
        <w:t>0</w:t>
      </w:r>
      <w:r w:rsidRPr="002C4B93">
        <w:rPr>
          <w:rFonts w:ascii="微软雅黑" w:eastAsia="微软雅黑" w:hAnsi="微软雅黑" w:cs="Times New Roman" w:hint="eastAsia"/>
          <w:sz w:val="24"/>
          <w:szCs w:val="24"/>
          <w:highlight w:val="yellow"/>
        </w:rPr>
        <w:t>0组：攻击方式包含裁剪和扣洞面具，露出五官</w:t>
      </w:r>
    </w:p>
    <w:p w14:paraId="00B65E81"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3D头模100</w:t>
      </w:r>
      <w:r w:rsidRPr="002C4B93">
        <w:rPr>
          <w:rFonts w:ascii="微软雅黑" w:eastAsia="微软雅黑" w:hAnsi="微软雅黑" w:cs="Times New Roman"/>
          <w:sz w:val="24"/>
          <w:szCs w:val="24"/>
          <w:highlight w:val="yellow"/>
        </w:rPr>
        <w:t>0</w:t>
      </w:r>
      <w:r w:rsidRPr="002C4B93">
        <w:rPr>
          <w:rFonts w:ascii="微软雅黑" w:eastAsia="微软雅黑" w:hAnsi="微软雅黑" w:cs="Times New Roman" w:hint="eastAsia"/>
          <w:sz w:val="24"/>
          <w:szCs w:val="24"/>
          <w:highlight w:val="yellow"/>
        </w:rPr>
        <w:t>0组</w:t>
      </w:r>
    </w:p>
    <w:p w14:paraId="09B985D8" w14:textId="77777777" w:rsidR="00823F5B" w:rsidRPr="002C4B93" w:rsidRDefault="00823F5B" w:rsidP="00823F5B">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算法指标：</w:t>
      </w:r>
    </w:p>
    <w:p w14:paraId="2D50712F"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commentRangeStart w:id="52"/>
      <w:r w:rsidRPr="002C4B93">
        <w:rPr>
          <w:rFonts w:ascii="微软雅黑" w:eastAsia="微软雅黑" w:hAnsi="微软雅黑" w:cs="Times New Roman" w:hint="eastAsia"/>
          <w:sz w:val="24"/>
          <w:szCs w:val="24"/>
          <w:highlight w:val="yellow"/>
        </w:rPr>
        <w:t>用户静默</w:t>
      </w:r>
      <w:commentRangeEnd w:id="52"/>
      <w:r w:rsidR="004E0827">
        <w:rPr>
          <w:rStyle w:val="ac"/>
        </w:rPr>
        <w:commentReference w:id="52"/>
      </w:r>
      <w:r w:rsidRPr="002C4B93">
        <w:rPr>
          <w:rFonts w:ascii="微软雅黑" w:eastAsia="微软雅黑" w:hAnsi="微软雅黑" w:cs="Times New Roman" w:hint="eastAsia"/>
          <w:sz w:val="24"/>
          <w:szCs w:val="24"/>
          <w:highlight w:val="yellow"/>
        </w:rPr>
        <w:t>：正样本通过率不低于99%，平面攻击的</w:t>
      </w:r>
      <w:proofErr w:type="gramStart"/>
      <w:r w:rsidRPr="002C4B93">
        <w:rPr>
          <w:rFonts w:ascii="微软雅黑" w:eastAsia="微软雅黑" w:hAnsi="微软雅黑" w:cs="Times New Roman" w:hint="eastAsia"/>
          <w:sz w:val="24"/>
          <w:szCs w:val="24"/>
          <w:highlight w:val="yellow"/>
        </w:rPr>
        <w:t>误通过率低于</w:t>
      </w:r>
      <w:proofErr w:type="gramEnd"/>
      <w:r w:rsidRPr="002C4B93">
        <w:rPr>
          <w:rFonts w:ascii="微软雅黑" w:eastAsia="微软雅黑" w:hAnsi="微软雅黑" w:cs="Times New Roman" w:hint="eastAsia"/>
          <w:sz w:val="24"/>
          <w:szCs w:val="24"/>
          <w:highlight w:val="yellow"/>
        </w:rPr>
        <w:t>0.1%，面具攻击的</w:t>
      </w:r>
      <w:proofErr w:type="gramStart"/>
      <w:r w:rsidRPr="002C4B93">
        <w:rPr>
          <w:rFonts w:ascii="微软雅黑" w:eastAsia="微软雅黑" w:hAnsi="微软雅黑" w:cs="Times New Roman" w:hint="eastAsia"/>
          <w:sz w:val="24"/>
          <w:szCs w:val="24"/>
          <w:highlight w:val="yellow"/>
        </w:rPr>
        <w:t>误通过率低于</w:t>
      </w:r>
      <w:proofErr w:type="gramEnd"/>
      <w:r w:rsidRPr="002C4B93">
        <w:rPr>
          <w:rFonts w:ascii="微软雅黑" w:eastAsia="微软雅黑" w:hAnsi="微软雅黑" w:cs="Times New Roman" w:hint="eastAsia"/>
          <w:sz w:val="24"/>
          <w:szCs w:val="24"/>
          <w:highlight w:val="yellow"/>
        </w:rPr>
        <w:t>1%；</w:t>
      </w:r>
    </w:p>
    <w:p w14:paraId="27CF7E1C"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用户读数字：正样本通过率不低于97%，平面攻击和3D头模的误通过率低于0.1%，面具攻击的误通过率低于1%；</w:t>
      </w:r>
    </w:p>
    <w:p w14:paraId="69646361" w14:textId="77777777" w:rsidR="00823F5B" w:rsidRPr="002C4B93" w:rsidRDefault="00823F5B" w:rsidP="00823F5B">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鲁棒性：</w:t>
      </w:r>
    </w:p>
    <w:p w14:paraId="4B456790"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commentRangeStart w:id="53"/>
      <w:r w:rsidRPr="002C4B93">
        <w:rPr>
          <w:rFonts w:ascii="微软雅黑" w:eastAsia="微软雅黑" w:hAnsi="微软雅黑" w:cs="Times New Roman" w:hint="eastAsia"/>
          <w:sz w:val="24"/>
          <w:szCs w:val="24"/>
          <w:highlight w:val="yellow"/>
        </w:rPr>
        <w:t>消除用户晃动，或者手机抖动的干扰</w:t>
      </w:r>
      <w:commentRangeEnd w:id="53"/>
      <w:r w:rsidR="004E0827">
        <w:rPr>
          <w:rStyle w:val="ac"/>
        </w:rPr>
        <w:commentReference w:id="53"/>
      </w:r>
      <w:r w:rsidRPr="002C4B93">
        <w:rPr>
          <w:rFonts w:ascii="微软雅黑" w:eastAsia="微软雅黑" w:hAnsi="微软雅黑" w:cs="Times New Roman" w:hint="eastAsia"/>
          <w:sz w:val="24"/>
          <w:szCs w:val="24"/>
          <w:highlight w:val="yellow"/>
        </w:rPr>
        <w:t>；</w:t>
      </w:r>
    </w:p>
    <w:p w14:paraId="45377EE5" w14:textId="509DEBF9"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兼容用户手持手机的距离和角度的影响（支持用户正常交互下使用，约16cm~24cm）；</w:t>
      </w:r>
    </w:p>
    <w:p w14:paraId="50C85372"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兼容手机发射的载波频率不理想的影响；</w:t>
      </w:r>
    </w:p>
    <w:p w14:paraId="25C70FE0" w14:textId="77777777" w:rsidR="00823F5B" w:rsidRPr="002C4B93" w:rsidRDefault="00823F5B" w:rsidP="00823F5B">
      <w:pPr>
        <w:pStyle w:val="a3"/>
        <w:numPr>
          <w:ilvl w:val="1"/>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兼容嘴唇形状，方言等造成的个体差异；</w:t>
      </w:r>
    </w:p>
    <w:p w14:paraId="2A3B2ED1" w14:textId="77777777" w:rsidR="00823F5B" w:rsidRPr="002C4B93" w:rsidRDefault="00823F5B" w:rsidP="00823F5B">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完成一篇顶级国际会议论文投稿以及一项专利；</w:t>
      </w:r>
    </w:p>
    <w:p w14:paraId="30F7110E" w14:textId="77777777" w:rsidR="00823F5B" w:rsidRPr="002C4B93" w:rsidRDefault="00823F5B" w:rsidP="00823F5B">
      <w:pPr>
        <w:pStyle w:val="a3"/>
        <w:numPr>
          <w:ilvl w:val="0"/>
          <w:numId w:val="15"/>
        </w:numPr>
        <w:spacing w:line="400" w:lineRule="exact"/>
        <w:ind w:firstLineChars="0"/>
        <w:rPr>
          <w:rFonts w:ascii="微软雅黑" w:eastAsia="微软雅黑" w:hAnsi="微软雅黑" w:cs="Times New Roman"/>
          <w:sz w:val="24"/>
          <w:szCs w:val="24"/>
          <w:highlight w:val="yellow"/>
        </w:rPr>
      </w:pPr>
      <w:r w:rsidRPr="002C4B93">
        <w:rPr>
          <w:rFonts w:ascii="微软雅黑" w:eastAsia="微软雅黑" w:hAnsi="微软雅黑" w:cs="Times New Roman" w:hint="eastAsia"/>
          <w:sz w:val="24"/>
          <w:szCs w:val="24"/>
          <w:highlight w:val="yellow"/>
        </w:rPr>
        <w:t>2-3名学生在腾讯实习完成相关技术的开发与验证。</w:t>
      </w:r>
    </w:p>
    <w:p w14:paraId="3F084526" w14:textId="77777777" w:rsidR="003A1ABD" w:rsidRPr="00823F5B" w:rsidRDefault="003A1ABD" w:rsidP="00823F5B">
      <w:pPr>
        <w:spacing w:line="400" w:lineRule="exact"/>
        <w:rPr>
          <w:rFonts w:ascii="微软雅黑" w:eastAsia="微软雅黑" w:hAnsi="微软雅黑" w:cs="Times New Roman"/>
          <w:sz w:val="24"/>
          <w:szCs w:val="24"/>
        </w:rPr>
      </w:pPr>
    </w:p>
    <w:p w14:paraId="66B2C9BD" w14:textId="77777777" w:rsidR="007A45AE" w:rsidRDefault="007A45AE" w:rsidP="001456BE">
      <w:pPr>
        <w:pStyle w:val="a3"/>
        <w:numPr>
          <w:ilvl w:val="0"/>
          <w:numId w:val="6"/>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项目价值</w:t>
      </w:r>
      <w:r w:rsidRPr="00EA7893">
        <w:rPr>
          <w:rFonts w:ascii="微软雅黑" w:eastAsia="微软雅黑" w:hAnsi="微软雅黑" w:cs="Times New Roman" w:hint="eastAsia"/>
          <w:sz w:val="24"/>
          <w:szCs w:val="24"/>
        </w:rPr>
        <w:t>：</w:t>
      </w:r>
    </w:p>
    <w:p w14:paraId="73F242BB" w14:textId="1940B74C" w:rsidR="00037644" w:rsidRPr="00037644" w:rsidRDefault="00037644" w:rsidP="00941654">
      <w:pPr>
        <w:spacing w:after="240" w:line="400" w:lineRule="exact"/>
        <w:ind w:firstLineChars="200" w:firstLine="480"/>
        <w:rPr>
          <w:rFonts w:ascii="微软雅黑" w:eastAsia="微软雅黑" w:hAnsi="微软雅黑" w:cs="Times New Roman"/>
          <w:sz w:val="24"/>
          <w:szCs w:val="24"/>
        </w:rPr>
      </w:pPr>
      <w:r>
        <w:rPr>
          <w:rFonts w:ascii="微软雅黑" w:eastAsia="微软雅黑" w:hAnsi="微软雅黑" w:cs="Times New Roman" w:hint="eastAsia"/>
          <w:sz w:val="24"/>
          <w:szCs w:val="24"/>
        </w:rPr>
        <w:t>本项目能够为现有大多数智能手机</w:t>
      </w:r>
      <w:r w:rsidR="00C31FC3">
        <w:rPr>
          <w:rFonts w:ascii="微软雅黑" w:eastAsia="微软雅黑" w:hAnsi="微软雅黑" w:cs="Times New Roman" w:hint="eastAsia"/>
          <w:sz w:val="24"/>
          <w:szCs w:val="24"/>
        </w:rPr>
        <w:t>提供安全可靠的人脸识别</w:t>
      </w:r>
      <w:r w:rsidR="00BC1A90">
        <w:rPr>
          <w:rFonts w:ascii="微软雅黑" w:eastAsia="微软雅黑" w:hAnsi="微软雅黑" w:cs="Times New Roman" w:hint="eastAsia"/>
          <w:sz w:val="24"/>
          <w:szCs w:val="24"/>
        </w:rPr>
        <w:t>认证活性检</w:t>
      </w:r>
      <w:r w:rsidR="00C64F80">
        <w:rPr>
          <w:rFonts w:ascii="微软雅黑" w:eastAsia="微软雅黑" w:hAnsi="微软雅黑" w:cs="Times New Roman" w:hint="eastAsia"/>
          <w:sz w:val="24"/>
          <w:szCs w:val="24"/>
        </w:rPr>
        <w:t>测方案，不需要任何额外的硬件设备，具有很强的推广价值，特别对腾讯</w:t>
      </w:r>
      <w:r w:rsidR="00BC1A90">
        <w:rPr>
          <w:rFonts w:ascii="微软雅黑" w:eastAsia="微软雅黑" w:hAnsi="微软雅黑" w:cs="Times New Roman" w:hint="eastAsia"/>
          <w:sz w:val="24"/>
          <w:szCs w:val="24"/>
        </w:rPr>
        <w:t>应用等远程认证具有很强的应用价值。</w:t>
      </w:r>
    </w:p>
    <w:p w14:paraId="2FF6EF6E" w14:textId="77777777" w:rsidR="00F664E6" w:rsidRPr="004942AC" w:rsidRDefault="00F664E6" w:rsidP="00F664E6">
      <w:pPr>
        <w:pStyle w:val="a3"/>
        <w:numPr>
          <w:ilvl w:val="0"/>
          <w:numId w:val="1"/>
        </w:numPr>
        <w:spacing w:line="300" w:lineRule="auto"/>
        <w:ind w:firstLineChars="0"/>
        <w:rPr>
          <w:rFonts w:ascii="微软雅黑" w:eastAsia="微软雅黑" w:hAnsi="微软雅黑" w:cs="Times New Roman"/>
          <w:sz w:val="28"/>
        </w:rPr>
      </w:pPr>
      <w:r w:rsidRPr="004942AC">
        <w:rPr>
          <w:rFonts w:ascii="微软雅黑" w:eastAsia="微软雅黑" w:hAnsi="微软雅黑" w:cs="Times New Roman"/>
          <w:sz w:val="28"/>
        </w:rPr>
        <w:t>研究内容</w:t>
      </w:r>
      <w:r w:rsidRPr="004942AC">
        <w:rPr>
          <w:rFonts w:ascii="微软雅黑" w:eastAsia="微软雅黑" w:hAnsi="微软雅黑" w:cs="Times New Roman" w:hint="eastAsia"/>
          <w:szCs w:val="21"/>
        </w:rPr>
        <w:t>（</w:t>
      </w:r>
      <w:r w:rsidRPr="004A7A89">
        <w:rPr>
          <w:rFonts w:ascii="微软雅黑" w:eastAsia="微软雅黑" w:hAnsi="微软雅黑" w:cs="Times New Roman" w:hint="eastAsia"/>
          <w:i/>
          <w:szCs w:val="21"/>
        </w:rPr>
        <w:t>请</w:t>
      </w:r>
      <w:r w:rsidRPr="00921CAD">
        <w:rPr>
          <w:rFonts w:ascii="微软雅黑" w:eastAsia="微软雅黑" w:hAnsi="微软雅黑" w:cs="Times New Roman" w:hint="eastAsia"/>
          <w:b/>
          <w:i/>
          <w:szCs w:val="21"/>
        </w:rPr>
        <w:t>简要</w:t>
      </w:r>
      <w:r w:rsidRPr="004A7A89">
        <w:rPr>
          <w:rFonts w:ascii="微软雅黑" w:eastAsia="微软雅黑" w:hAnsi="微软雅黑" w:cs="Times New Roman"/>
          <w:i/>
          <w:szCs w:val="21"/>
        </w:rPr>
        <w:t>填写</w:t>
      </w:r>
      <w:r w:rsidRPr="004A7A89">
        <w:rPr>
          <w:rFonts w:ascii="微软雅黑" w:eastAsia="微软雅黑" w:hAnsi="微软雅黑" w:cs="Times New Roman" w:hint="eastAsia"/>
          <w:i/>
          <w:szCs w:val="21"/>
        </w:rPr>
        <w:t>项目</w:t>
      </w:r>
      <w:r w:rsidRPr="004A7A89">
        <w:rPr>
          <w:rFonts w:ascii="微软雅黑" w:eastAsia="微软雅黑" w:hAnsi="微软雅黑" w:cs="Times New Roman"/>
          <w:i/>
          <w:szCs w:val="21"/>
        </w:rPr>
        <w:t>的主要研究内容</w:t>
      </w:r>
      <w:r w:rsidRPr="004942AC">
        <w:rPr>
          <w:rFonts w:ascii="微软雅黑" w:eastAsia="微软雅黑" w:hAnsi="微软雅黑" w:cs="Times New Roman"/>
          <w:szCs w:val="21"/>
        </w:rPr>
        <w:t>）</w:t>
      </w:r>
    </w:p>
    <w:p w14:paraId="2F4C0D3A" w14:textId="3F4683BD" w:rsidR="00F664E6" w:rsidRPr="00C31FC3" w:rsidRDefault="00C31FC3" w:rsidP="00941654">
      <w:pPr>
        <w:spacing w:after="240" w:line="400" w:lineRule="exact"/>
        <w:rPr>
          <w:rFonts w:ascii="微软雅黑" w:eastAsia="微软雅黑" w:hAnsi="微软雅黑" w:cs="Times New Roman"/>
          <w:sz w:val="24"/>
          <w:szCs w:val="24"/>
        </w:rPr>
      </w:pPr>
      <w:r>
        <w:rPr>
          <w:rFonts w:ascii="微软雅黑" w:eastAsia="微软雅黑" w:hAnsi="微软雅黑" w:cs="Times New Roman" w:hint="eastAsia"/>
          <w:sz w:val="24"/>
          <w:szCs w:val="24"/>
        </w:rPr>
        <w:lastRenderedPageBreak/>
        <w:t xml:space="preserve"> </w:t>
      </w:r>
      <w:r>
        <w:rPr>
          <w:rFonts w:ascii="微软雅黑" w:eastAsia="微软雅黑" w:hAnsi="微软雅黑" w:cs="Times New Roman"/>
          <w:sz w:val="24"/>
          <w:szCs w:val="24"/>
        </w:rPr>
        <w:t xml:space="preserve">    </w:t>
      </w:r>
      <w:r w:rsidR="007932A7" w:rsidRPr="007932A7">
        <w:rPr>
          <w:rFonts w:ascii="微软雅黑" w:eastAsia="微软雅黑" w:hAnsi="微软雅黑" w:cs="Times New Roman" w:hint="eastAsia"/>
          <w:sz w:val="24"/>
          <w:szCs w:val="24"/>
        </w:rPr>
        <w:t>本项目</w:t>
      </w:r>
      <w:r w:rsidR="007932A7">
        <w:rPr>
          <w:rFonts w:ascii="微软雅黑" w:eastAsia="微软雅黑" w:hAnsi="微软雅黑" w:cs="Times New Roman" w:hint="eastAsia"/>
          <w:sz w:val="24"/>
          <w:szCs w:val="24"/>
        </w:rPr>
        <w:t>研究</w:t>
      </w:r>
      <w:r w:rsidR="007932A7" w:rsidRPr="007932A7">
        <w:rPr>
          <w:rFonts w:ascii="微软雅黑" w:eastAsia="微软雅黑" w:hAnsi="微软雅黑" w:cs="Times New Roman" w:hint="eastAsia"/>
          <w:sz w:val="24"/>
          <w:szCs w:val="24"/>
        </w:rPr>
        <w:t>人脸认证</w:t>
      </w:r>
      <w:r w:rsidR="007932A7">
        <w:rPr>
          <w:rFonts w:ascii="微软雅黑" w:eastAsia="微软雅黑" w:hAnsi="微软雅黑" w:cs="Times New Roman" w:hint="eastAsia"/>
          <w:sz w:val="24"/>
          <w:szCs w:val="24"/>
        </w:rPr>
        <w:t>过程的安全性问题，测试现有</w:t>
      </w:r>
      <w:bookmarkStart w:id="54" w:name="_Hlk14460122"/>
      <w:r w:rsidR="007932A7" w:rsidRPr="007932A7">
        <w:rPr>
          <w:rFonts w:ascii="微软雅黑" w:eastAsia="微软雅黑" w:hAnsi="微软雅黑" w:cs="Times New Roman" w:hint="eastAsia"/>
          <w:sz w:val="24"/>
          <w:szCs w:val="24"/>
        </w:rPr>
        <w:t>人脸认证活性检测</w:t>
      </w:r>
      <w:r w:rsidR="007932A7">
        <w:rPr>
          <w:rFonts w:ascii="微软雅黑" w:eastAsia="微软雅黑" w:hAnsi="微软雅黑" w:cs="Times New Roman" w:hint="eastAsia"/>
          <w:sz w:val="24"/>
          <w:szCs w:val="24"/>
        </w:rPr>
        <w:t>方案</w:t>
      </w:r>
      <w:bookmarkEnd w:id="54"/>
      <w:r w:rsidR="007932A7">
        <w:rPr>
          <w:rFonts w:ascii="微软雅黑" w:eastAsia="微软雅黑" w:hAnsi="微软雅黑" w:cs="Times New Roman" w:hint="eastAsia"/>
          <w:sz w:val="24"/>
          <w:szCs w:val="24"/>
        </w:rPr>
        <w:t>对各种</w:t>
      </w:r>
      <w:bookmarkStart w:id="55" w:name="_Hlk14444769"/>
      <w:r w:rsidR="007932A7">
        <w:rPr>
          <w:rFonts w:ascii="微软雅黑" w:eastAsia="微软雅黑" w:hAnsi="微软雅黑" w:cs="Times New Roman" w:hint="eastAsia"/>
          <w:sz w:val="24"/>
          <w:szCs w:val="24"/>
        </w:rPr>
        <w:t>人脸伪造技术</w:t>
      </w:r>
      <w:bookmarkEnd w:id="55"/>
      <w:r w:rsidR="007932A7">
        <w:rPr>
          <w:rFonts w:ascii="微软雅黑" w:eastAsia="微软雅黑" w:hAnsi="微软雅黑" w:cs="Times New Roman" w:hint="eastAsia"/>
          <w:sz w:val="24"/>
          <w:szCs w:val="24"/>
        </w:rPr>
        <w:t>的抵御能力，并且</w:t>
      </w:r>
      <w:r w:rsidR="007932A7" w:rsidRPr="007932A7">
        <w:rPr>
          <w:rFonts w:ascii="微软雅黑" w:eastAsia="微软雅黑" w:hAnsi="微软雅黑" w:cs="Times New Roman" w:hint="eastAsia"/>
          <w:sz w:val="24"/>
          <w:szCs w:val="24"/>
        </w:rPr>
        <w:t>提出</w:t>
      </w:r>
      <w:bookmarkStart w:id="56" w:name="_Hlk14460284"/>
      <w:r w:rsidR="007932A7" w:rsidRPr="007932A7">
        <w:rPr>
          <w:rFonts w:ascii="微软雅黑" w:eastAsia="微软雅黑" w:hAnsi="微软雅黑" w:cs="Times New Roman" w:hint="eastAsia"/>
          <w:sz w:val="24"/>
          <w:szCs w:val="24"/>
        </w:rPr>
        <w:t>一种智能手机上的基于唇动的安全</w:t>
      </w:r>
      <w:bookmarkStart w:id="57" w:name="_Hlk14444526"/>
      <w:r w:rsidR="007932A7" w:rsidRPr="007932A7">
        <w:rPr>
          <w:rFonts w:ascii="微软雅黑" w:eastAsia="微软雅黑" w:hAnsi="微软雅黑" w:cs="Times New Roman" w:hint="eastAsia"/>
          <w:sz w:val="24"/>
          <w:szCs w:val="24"/>
        </w:rPr>
        <w:t>人脸认证活性检测</w:t>
      </w:r>
      <w:bookmarkEnd w:id="57"/>
      <w:r w:rsidR="007932A7" w:rsidRPr="007932A7">
        <w:rPr>
          <w:rFonts w:ascii="微软雅黑" w:eastAsia="微软雅黑" w:hAnsi="微软雅黑" w:cs="Times New Roman" w:hint="eastAsia"/>
          <w:sz w:val="24"/>
          <w:szCs w:val="24"/>
        </w:rPr>
        <w:t>系统—LipFace</w:t>
      </w:r>
      <w:bookmarkEnd w:id="56"/>
      <w:r w:rsidR="007932A7">
        <w:rPr>
          <w:rFonts w:ascii="微软雅黑" w:eastAsia="微软雅黑" w:hAnsi="微软雅黑" w:cs="Times New Roman" w:hint="eastAsia"/>
          <w:sz w:val="24"/>
          <w:szCs w:val="24"/>
        </w:rPr>
        <w:t>。</w:t>
      </w:r>
      <w:r w:rsidR="007932A7" w:rsidRPr="007932A7">
        <w:rPr>
          <w:rFonts w:ascii="微软雅黑" w:eastAsia="微软雅黑" w:hAnsi="微软雅黑" w:cs="Times New Roman" w:hint="eastAsia"/>
          <w:sz w:val="24"/>
          <w:szCs w:val="24"/>
        </w:rPr>
        <w:t>在用户进行人脸认证的同时，</w:t>
      </w:r>
      <w:r w:rsidR="007932A7">
        <w:rPr>
          <w:rFonts w:ascii="微软雅黑" w:eastAsia="微软雅黑" w:hAnsi="微软雅黑" w:cs="Times New Roman" w:hint="eastAsia"/>
          <w:sz w:val="24"/>
          <w:szCs w:val="24"/>
        </w:rPr>
        <w:t>我们</w:t>
      </w:r>
      <w:r w:rsidR="007932A7" w:rsidRPr="007932A7">
        <w:rPr>
          <w:rFonts w:ascii="微软雅黑" w:eastAsia="微软雅黑" w:hAnsi="微软雅黑" w:cs="Times New Roman" w:hint="eastAsia"/>
          <w:sz w:val="24"/>
          <w:szCs w:val="24"/>
        </w:rPr>
        <w:t>要求用户默念预先设定的密语（不限定内容）</w:t>
      </w:r>
      <w:r w:rsidR="007932A7">
        <w:rPr>
          <w:rFonts w:ascii="微软雅黑" w:eastAsia="微软雅黑" w:hAnsi="微软雅黑" w:cs="Times New Roman" w:hint="eastAsia"/>
          <w:sz w:val="24"/>
          <w:szCs w:val="24"/>
        </w:rPr>
        <w:t>，</w:t>
      </w:r>
      <w:r w:rsidR="007932A7" w:rsidRPr="007932A7">
        <w:rPr>
          <w:rFonts w:ascii="微软雅黑" w:eastAsia="微软雅黑" w:hAnsi="微软雅黑" w:cs="Times New Roman" w:hint="eastAsia"/>
          <w:sz w:val="24"/>
          <w:szCs w:val="24"/>
        </w:rPr>
        <w:t>手机的扬声器发出超声波信号，麦克风同时接收唇部反射的含有运动信息的超声波信号，用于进行活性检测。由于基于视频或者虚拟现实技术的人脸伪造方法都</w:t>
      </w:r>
      <w:r w:rsidR="0027258F">
        <w:rPr>
          <w:rFonts w:ascii="微软雅黑" w:eastAsia="微软雅黑" w:hAnsi="微软雅黑" w:cs="Times New Roman" w:hint="eastAsia"/>
          <w:sz w:val="24"/>
          <w:szCs w:val="24"/>
        </w:rPr>
        <w:t>不</w:t>
      </w:r>
      <w:r w:rsidR="007932A7" w:rsidRPr="007932A7">
        <w:rPr>
          <w:rFonts w:ascii="微软雅黑" w:eastAsia="微软雅黑" w:hAnsi="微软雅黑" w:cs="Times New Roman" w:hint="eastAsia"/>
          <w:sz w:val="24"/>
          <w:szCs w:val="24"/>
        </w:rPr>
        <w:t>包含用户物理的唇部运动，因此麦克风接收的超声波信号不包含用户唇部运动信息，无法通过活性检测。另外，研究表明每个人的唇部运动具有独特性，佩戴基于对抗样本精心设计的脸部佩饰物的攻击者也无法模拟用户独特的唇部运动，因此也不能通过活性检测。</w:t>
      </w:r>
    </w:p>
    <w:p w14:paraId="13A441BD" w14:textId="77777777" w:rsidR="00F664E6" w:rsidRPr="004942AC" w:rsidRDefault="00F664E6" w:rsidP="00F664E6">
      <w:pPr>
        <w:pStyle w:val="a3"/>
        <w:numPr>
          <w:ilvl w:val="0"/>
          <w:numId w:val="1"/>
        </w:numPr>
        <w:spacing w:line="300" w:lineRule="auto"/>
        <w:ind w:firstLineChars="0"/>
        <w:rPr>
          <w:rFonts w:ascii="微软雅黑" w:eastAsia="微软雅黑" w:hAnsi="微软雅黑" w:cs="Times New Roman"/>
          <w:sz w:val="28"/>
        </w:rPr>
      </w:pPr>
      <w:r w:rsidRPr="004942AC">
        <w:rPr>
          <w:rFonts w:ascii="微软雅黑" w:eastAsia="微软雅黑" w:hAnsi="微软雅黑" w:cs="Times New Roman"/>
          <w:sz w:val="28"/>
        </w:rPr>
        <w:t>技术</w:t>
      </w:r>
      <w:r w:rsidRPr="004942AC">
        <w:rPr>
          <w:rFonts w:ascii="微软雅黑" w:eastAsia="微软雅黑" w:hAnsi="微软雅黑" w:cs="Times New Roman" w:hint="eastAsia"/>
          <w:sz w:val="28"/>
        </w:rPr>
        <w:t>方案</w:t>
      </w:r>
      <w:r w:rsidRPr="00D62FA9">
        <w:rPr>
          <w:rFonts w:ascii="微软雅黑" w:eastAsia="微软雅黑" w:hAnsi="微软雅黑" w:cs="Times New Roman" w:hint="eastAsia"/>
          <w:sz w:val="24"/>
        </w:rPr>
        <w:t>（</w:t>
      </w:r>
      <w:r w:rsidRPr="004A7A89">
        <w:rPr>
          <w:rFonts w:ascii="微软雅黑" w:eastAsia="微软雅黑" w:hAnsi="微软雅黑" w:cs="Times New Roman" w:hint="eastAsia"/>
          <w:i/>
          <w:szCs w:val="21"/>
        </w:rPr>
        <w:t>请</w:t>
      </w:r>
      <w:r w:rsidRPr="00921CAD">
        <w:rPr>
          <w:rFonts w:ascii="微软雅黑" w:eastAsia="微软雅黑" w:hAnsi="微软雅黑" w:cs="Times New Roman" w:hint="eastAsia"/>
          <w:b/>
          <w:i/>
          <w:szCs w:val="21"/>
        </w:rPr>
        <w:t>简要</w:t>
      </w:r>
      <w:r w:rsidRPr="004A7A89">
        <w:rPr>
          <w:rFonts w:ascii="微软雅黑" w:eastAsia="微软雅黑" w:hAnsi="微软雅黑" w:cs="Times New Roman"/>
          <w:i/>
          <w:szCs w:val="21"/>
        </w:rPr>
        <w:t>填写</w:t>
      </w:r>
      <w:r w:rsidRPr="004A7A89">
        <w:rPr>
          <w:rFonts w:ascii="微软雅黑" w:eastAsia="微软雅黑" w:hAnsi="微软雅黑" w:cs="Times New Roman" w:hint="eastAsia"/>
          <w:i/>
          <w:szCs w:val="21"/>
        </w:rPr>
        <w:t>项目</w:t>
      </w:r>
      <w:r w:rsidRPr="004A7A89">
        <w:rPr>
          <w:rFonts w:ascii="微软雅黑" w:eastAsia="微软雅黑" w:hAnsi="微软雅黑" w:cs="Times New Roman"/>
          <w:i/>
          <w:szCs w:val="21"/>
        </w:rPr>
        <w:t>的主要</w:t>
      </w:r>
      <w:r w:rsidRPr="004A7A89">
        <w:rPr>
          <w:rFonts w:ascii="微软雅黑" w:eastAsia="微软雅黑" w:hAnsi="微软雅黑" w:cs="Times New Roman" w:hint="eastAsia"/>
          <w:i/>
          <w:szCs w:val="21"/>
        </w:rPr>
        <w:t>技术方案及人力投入</w:t>
      </w:r>
      <w:r w:rsidRPr="004942AC">
        <w:rPr>
          <w:rFonts w:ascii="微软雅黑" w:eastAsia="微软雅黑" w:hAnsi="微软雅黑" w:cs="Times New Roman"/>
          <w:szCs w:val="21"/>
        </w:rPr>
        <w:t>）</w:t>
      </w:r>
    </w:p>
    <w:p w14:paraId="1F7AB712" w14:textId="77777777" w:rsidR="00F664E6" w:rsidRDefault="00F664E6" w:rsidP="00921CAD">
      <w:pPr>
        <w:pStyle w:val="a3"/>
        <w:numPr>
          <w:ilvl w:val="0"/>
          <w:numId w:val="3"/>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主要技术方案：</w:t>
      </w:r>
    </w:p>
    <w:p w14:paraId="4A2A1938" w14:textId="136CCFA6" w:rsidR="00D66C51" w:rsidRDefault="00B669DF" w:rsidP="00B669DF">
      <w:pPr>
        <w:spacing w:after="240" w:line="400" w:lineRule="exact"/>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w:t>
      </w:r>
      <w:r w:rsidR="00D66C51" w:rsidRPr="00254EFA">
        <w:rPr>
          <w:rFonts w:ascii="微软雅黑" w:eastAsia="微软雅黑" w:hAnsi="微软雅黑" w:cs="Times New Roman" w:hint="eastAsia"/>
          <w:sz w:val="24"/>
          <w:szCs w:val="24"/>
        </w:rPr>
        <w:t>人脸伪造技术，我们重点研究</w:t>
      </w:r>
      <w:r w:rsidR="00254EFA" w:rsidRPr="00254EFA">
        <w:rPr>
          <w:rFonts w:ascii="微软雅黑" w:eastAsia="微软雅黑" w:hAnsi="微软雅黑" w:cs="Times New Roman" w:hint="eastAsia"/>
          <w:sz w:val="24"/>
          <w:szCs w:val="24"/>
        </w:rPr>
        <w:t>基于对抗样本</w:t>
      </w:r>
      <w:r w:rsidR="00FA7BEF">
        <w:rPr>
          <w:rFonts w:ascii="微软雅黑" w:eastAsia="微软雅黑" w:hAnsi="微软雅黑" w:cs="Times New Roman" w:hint="eastAsia"/>
          <w:sz w:val="24"/>
          <w:szCs w:val="24"/>
        </w:rPr>
        <w:t>的假冒攻击。</w:t>
      </w:r>
      <w:r w:rsidR="00254EFA" w:rsidRPr="00254EFA">
        <w:rPr>
          <w:rFonts w:ascii="微软雅黑" w:eastAsia="微软雅黑" w:hAnsi="微软雅黑" w:cs="Times New Roman" w:hint="eastAsia"/>
          <w:sz w:val="24"/>
          <w:szCs w:val="24"/>
        </w:rPr>
        <w:t>利用对抗样本方法，攻击者精心设计不易引起警觉的脸部佩饰物（例如眼镜）或者妆容，从而使得人脸认证系统（通过</w:t>
      </w:r>
      <w:r w:rsidR="0027258F">
        <w:rPr>
          <w:rFonts w:ascii="微软雅黑" w:eastAsia="微软雅黑" w:hAnsi="微软雅黑" w:cs="Times New Roman" w:hint="eastAsia"/>
          <w:sz w:val="24"/>
          <w:szCs w:val="24"/>
        </w:rPr>
        <w:t>A</w:t>
      </w:r>
      <w:r w:rsidR="0027258F">
        <w:rPr>
          <w:rFonts w:ascii="微软雅黑" w:eastAsia="微软雅黑" w:hAnsi="微软雅黑" w:cs="Times New Roman"/>
          <w:sz w:val="24"/>
          <w:szCs w:val="24"/>
        </w:rPr>
        <w:t>I</w:t>
      </w:r>
      <w:r w:rsidR="00254EFA" w:rsidRPr="00254EFA">
        <w:rPr>
          <w:rFonts w:ascii="微软雅黑" w:eastAsia="微软雅黑" w:hAnsi="微软雅黑" w:cs="Times New Roman" w:hint="eastAsia"/>
          <w:sz w:val="24"/>
          <w:szCs w:val="24"/>
        </w:rPr>
        <w:t>算法进行分类）将攻击者识别为目标用户或者逃避人脸识别系统的检测。</w:t>
      </w:r>
      <w:r w:rsidR="00941654" w:rsidRPr="00941654">
        <w:rPr>
          <w:rFonts w:ascii="微软雅黑" w:eastAsia="微软雅黑" w:hAnsi="微软雅黑" w:cs="Times New Roman" w:hint="eastAsia"/>
          <w:sz w:val="24"/>
          <w:szCs w:val="24"/>
        </w:rPr>
        <w:t>攻击者首先打印一幅添加过扰动的眼镜框，接着佩戴打印后的眼镜框并由人脸</w:t>
      </w:r>
      <w:r w:rsidR="00941654">
        <w:rPr>
          <w:rFonts w:ascii="微软雅黑" w:eastAsia="微软雅黑" w:hAnsi="微软雅黑" w:cs="Times New Roman" w:hint="eastAsia"/>
          <w:sz w:val="24"/>
          <w:szCs w:val="24"/>
        </w:rPr>
        <w:t>认证</w:t>
      </w:r>
      <w:r w:rsidR="00941654" w:rsidRPr="00941654">
        <w:rPr>
          <w:rFonts w:ascii="微软雅黑" w:eastAsia="微软雅黑" w:hAnsi="微软雅黑" w:cs="Times New Roman" w:hint="eastAsia"/>
          <w:sz w:val="24"/>
          <w:szCs w:val="24"/>
        </w:rPr>
        <w:t>系统验证，最终佩戴眼镜的攻击者可以冒充</w:t>
      </w:r>
      <w:r w:rsidR="00941654">
        <w:rPr>
          <w:rFonts w:ascii="微软雅黑" w:eastAsia="微软雅黑" w:hAnsi="微软雅黑" w:cs="Times New Roman" w:hint="eastAsia"/>
          <w:sz w:val="24"/>
          <w:szCs w:val="24"/>
        </w:rPr>
        <w:t>受害者</w:t>
      </w:r>
      <w:r w:rsidR="00941654" w:rsidRPr="00941654">
        <w:rPr>
          <w:rFonts w:ascii="微软雅黑" w:eastAsia="微软雅黑" w:hAnsi="微软雅黑" w:cs="Times New Roman" w:hint="eastAsia"/>
          <w:sz w:val="24"/>
          <w:szCs w:val="24"/>
        </w:rPr>
        <w:t>，从而</w:t>
      </w:r>
      <w:r w:rsidR="00941654">
        <w:rPr>
          <w:rFonts w:ascii="微软雅黑" w:eastAsia="微软雅黑" w:hAnsi="微软雅黑" w:cs="Times New Roman" w:hint="eastAsia"/>
          <w:sz w:val="24"/>
          <w:szCs w:val="24"/>
        </w:rPr>
        <w:t>通过</w:t>
      </w:r>
      <w:r w:rsidR="00941654" w:rsidRPr="00941654">
        <w:rPr>
          <w:rFonts w:ascii="微软雅黑" w:eastAsia="微软雅黑" w:hAnsi="微软雅黑" w:cs="Times New Roman" w:hint="eastAsia"/>
          <w:sz w:val="24"/>
          <w:szCs w:val="24"/>
        </w:rPr>
        <w:t>人脸</w:t>
      </w:r>
      <w:r w:rsidR="00941654">
        <w:rPr>
          <w:rFonts w:ascii="微软雅黑" w:eastAsia="微软雅黑" w:hAnsi="微软雅黑" w:cs="Times New Roman" w:hint="eastAsia"/>
          <w:sz w:val="24"/>
          <w:szCs w:val="24"/>
        </w:rPr>
        <w:t>认证</w:t>
      </w:r>
      <w:r w:rsidR="00941654" w:rsidRPr="00941654">
        <w:rPr>
          <w:rFonts w:ascii="微软雅黑" w:eastAsia="微软雅黑" w:hAnsi="微软雅黑" w:cs="Times New Roman" w:hint="eastAsia"/>
          <w:sz w:val="24"/>
          <w:szCs w:val="24"/>
        </w:rPr>
        <w:t>系统的</w:t>
      </w:r>
      <w:r w:rsidR="00941654">
        <w:rPr>
          <w:rFonts w:ascii="微软雅黑" w:eastAsia="微软雅黑" w:hAnsi="微软雅黑" w:cs="Times New Roman" w:hint="eastAsia"/>
          <w:sz w:val="24"/>
          <w:szCs w:val="24"/>
        </w:rPr>
        <w:t>验证</w:t>
      </w:r>
      <w:r w:rsidR="00941654" w:rsidRPr="00941654">
        <w:rPr>
          <w:rFonts w:ascii="微软雅黑" w:eastAsia="微软雅黑" w:hAnsi="微软雅黑" w:cs="Times New Roman" w:hint="eastAsia"/>
          <w:sz w:val="24"/>
          <w:szCs w:val="24"/>
        </w:rPr>
        <w:t>。如图</w:t>
      </w:r>
      <w:r w:rsidR="00941654">
        <w:rPr>
          <w:rFonts w:ascii="微软雅黑" w:eastAsia="微软雅黑" w:hAnsi="微软雅黑" w:cs="Times New Roman"/>
          <w:sz w:val="24"/>
          <w:szCs w:val="24"/>
        </w:rPr>
        <w:t>1</w:t>
      </w:r>
      <w:r w:rsidR="00941654" w:rsidRPr="00941654">
        <w:rPr>
          <w:rFonts w:ascii="微软雅黑" w:eastAsia="微软雅黑" w:hAnsi="微软雅黑" w:cs="Times New Roman" w:hint="eastAsia"/>
          <w:sz w:val="24"/>
          <w:szCs w:val="24"/>
        </w:rPr>
        <w:t>所示，左图表示佩戴眼特制眼镜的攻击者，右图表示对应的攻击目标，即左图的攻击者会被人脸识别系统识别成右图的攻击目标。由于很多人配戴眼镜，因此这种攻击很难被人察觉。</w:t>
      </w:r>
    </w:p>
    <w:p w14:paraId="4A7AB199" w14:textId="77777777" w:rsidR="009C61C7" w:rsidRDefault="009C61C7" w:rsidP="00254EFA">
      <w:pPr>
        <w:spacing w:line="400" w:lineRule="exact"/>
        <w:ind w:left="567" w:firstLineChars="200" w:firstLine="480"/>
        <w:rPr>
          <w:rFonts w:ascii="微软雅黑" w:eastAsia="微软雅黑" w:hAnsi="微软雅黑" w:cs="Times New Roman"/>
          <w:sz w:val="24"/>
          <w:szCs w:val="24"/>
        </w:rPr>
      </w:pPr>
    </w:p>
    <w:p w14:paraId="56E8C79D" w14:textId="77777777" w:rsidR="00E66D08" w:rsidRPr="00BE6ECD" w:rsidRDefault="00E66D08" w:rsidP="00E66D08">
      <w:pPr>
        <w:ind w:firstLineChars="200" w:firstLine="420"/>
        <w:jc w:val="center"/>
        <w:rPr>
          <w:rFonts w:eastAsia="宋体"/>
          <w:lang w:eastAsia="x-none"/>
        </w:rPr>
      </w:pPr>
      <w:r w:rsidRPr="00BE6ECD">
        <w:rPr>
          <w:rFonts w:eastAsia="宋体"/>
          <w:noProof/>
        </w:rPr>
        <w:drawing>
          <wp:inline distT="0" distB="0" distL="0" distR="0" wp14:anchorId="71F4F846" wp14:editId="5DE57A6E">
            <wp:extent cx="1517650" cy="1517650"/>
            <wp:effectExtent l="0" t="0" r="6350" b="6350"/>
            <wp:docPr id="14" name="图片 14" descr="aligned_vgg_20190518_16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gned_vgg_20190518_1652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inline>
        </w:drawing>
      </w:r>
      <w:r w:rsidRPr="00BE6ECD">
        <w:rPr>
          <w:rFonts w:eastAsia="宋体"/>
          <w:lang w:eastAsia="x-none"/>
        </w:rPr>
        <w:t xml:space="preserve">     </w:t>
      </w:r>
      <w:r w:rsidRPr="00BE6ECD">
        <w:rPr>
          <w:rFonts w:eastAsia="宋体"/>
          <w:noProof/>
        </w:rPr>
        <w:drawing>
          <wp:inline distT="0" distB="0" distL="0" distR="0" wp14:anchorId="4796C878" wp14:editId="7E957CC1">
            <wp:extent cx="1460500" cy="1517650"/>
            <wp:effectExtent l="0" t="0" r="6350" b="6350"/>
            <wp:docPr id="17" name="图片 17" descr="Man_Zho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_Zhou2"/>
                    <pic:cNvPicPr>
                      <a:picLocks noChangeAspect="1" noChangeArrowheads="1"/>
                    </pic:cNvPicPr>
                  </pic:nvPicPr>
                  <pic:blipFill>
                    <a:blip r:embed="rId12">
                      <a:extLst>
                        <a:ext uri="{28A0092B-C50C-407E-A947-70E740481C1C}">
                          <a14:useLocalDpi xmlns:a14="http://schemas.microsoft.com/office/drawing/2010/main" val="0"/>
                        </a:ext>
                      </a:extLst>
                    </a:blip>
                    <a:srcRect l="7512" t="16478"/>
                    <a:stretch>
                      <a:fillRect/>
                    </a:stretch>
                  </pic:blipFill>
                  <pic:spPr bwMode="auto">
                    <a:xfrm>
                      <a:off x="0" y="0"/>
                      <a:ext cx="1460500" cy="1517650"/>
                    </a:xfrm>
                    <a:prstGeom prst="rect">
                      <a:avLst/>
                    </a:prstGeom>
                    <a:noFill/>
                    <a:ln>
                      <a:noFill/>
                    </a:ln>
                  </pic:spPr>
                </pic:pic>
              </a:graphicData>
            </a:graphic>
          </wp:inline>
        </w:drawing>
      </w:r>
    </w:p>
    <w:p w14:paraId="4C165B6D" w14:textId="75F0F885" w:rsidR="00624F30" w:rsidRPr="00E66D08" w:rsidRDefault="00E66D08" w:rsidP="00E66D08">
      <w:pPr>
        <w:spacing w:after="240"/>
        <w:ind w:firstLineChars="1100" w:firstLine="2640"/>
        <w:rPr>
          <w:rFonts w:ascii="微软雅黑" w:eastAsia="微软雅黑" w:hAnsi="微软雅黑" w:cs="Times New Roman"/>
          <w:sz w:val="24"/>
          <w:szCs w:val="24"/>
        </w:rPr>
      </w:pPr>
      <w:r w:rsidRPr="00941654">
        <w:rPr>
          <w:rFonts w:ascii="微软雅黑" w:eastAsia="微软雅黑" w:hAnsi="微软雅黑" w:cs="Times New Roman" w:hint="eastAsia"/>
          <w:sz w:val="24"/>
          <w:szCs w:val="24"/>
        </w:rPr>
        <w:t>图</w:t>
      </w:r>
      <w:r w:rsidRPr="00941654">
        <w:rPr>
          <w:rFonts w:ascii="微软雅黑" w:eastAsia="微软雅黑" w:hAnsi="微软雅黑" w:cs="Times New Roman"/>
          <w:sz w:val="24"/>
          <w:szCs w:val="24"/>
        </w:rPr>
        <w:t>1</w:t>
      </w:r>
      <w:r w:rsidRPr="00941654">
        <w:rPr>
          <w:rFonts w:ascii="微软雅黑" w:eastAsia="微软雅黑" w:hAnsi="微软雅黑" w:cs="Times New Roman" w:hint="eastAsia"/>
          <w:sz w:val="24"/>
          <w:szCs w:val="24"/>
        </w:rPr>
        <w:t>：人脸识别系统的攻击示意图</w:t>
      </w:r>
    </w:p>
    <w:p w14:paraId="10BE3586" w14:textId="35FF7677" w:rsidR="00FA7BEF" w:rsidRDefault="00B669DF" w:rsidP="00B669DF">
      <w:pPr>
        <w:spacing w:after="240" w:line="400" w:lineRule="exact"/>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w:t>
      </w:r>
      <w:r w:rsidR="00FA7BEF">
        <w:rPr>
          <w:rFonts w:ascii="微软雅黑" w:eastAsia="微软雅黑" w:hAnsi="微软雅黑" w:cs="Times New Roman" w:hint="eastAsia"/>
          <w:sz w:val="24"/>
          <w:szCs w:val="24"/>
        </w:rPr>
        <w:t>针对</w:t>
      </w:r>
      <w:r w:rsidR="00FA7BEF" w:rsidRPr="00FA7BEF">
        <w:rPr>
          <w:rFonts w:ascii="微软雅黑" w:eastAsia="微软雅黑" w:hAnsi="微软雅黑" w:cs="Times New Roman" w:hint="eastAsia"/>
          <w:sz w:val="24"/>
          <w:szCs w:val="24"/>
        </w:rPr>
        <w:t>人脸</w:t>
      </w:r>
      <w:r w:rsidR="00FA7BEF">
        <w:rPr>
          <w:rFonts w:ascii="微软雅黑" w:eastAsia="微软雅黑" w:hAnsi="微软雅黑" w:cs="Times New Roman" w:hint="eastAsia"/>
          <w:sz w:val="24"/>
          <w:szCs w:val="24"/>
        </w:rPr>
        <w:t>伪造的防御</w:t>
      </w:r>
      <w:r w:rsidR="00FA7BEF" w:rsidRPr="00FA7BEF">
        <w:rPr>
          <w:rFonts w:ascii="微软雅黑" w:eastAsia="微软雅黑" w:hAnsi="微软雅黑" w:cs="Times New Roman" w:hint="eastAsia"/>
          <w:sz w:val="24"/>
          <w:szCs w:val="24"/>
        </w:rPr>
        <w:t>方案</w:t>
      </w:r>
      <w:r w:rsidR="00FA7BEF">
        <w:rPr>
          <w:rFonts w:ascii="微软雅黑" w:eastAsia="微软雅黑" w:hAnsi="微软雅黑" w:cs="Times New Roman" w:hint="eastAsia"/>
          <w:sz w:val="24"/>
          <w:szCs w:val="24"/>
        </w:rPr>
        <w:t>，我们利用唇部运动的独特性</w:t>
      </w:r>
      <w:r w:rsidR="005A13EC">
        <w:rPr>
          <w:rFonts w:ascii="微软雅黑" w:eastAsia="微软雅黑" w:hAnsi="微软雅黑" w:cs="Times New Roman" w:hint="eastAsia"/>
          <w:sz w:val="24"/>
          <w:szCs w:val="24"/>
        </w:rPr>
        <w:t>设计</w:t>
      </w:r>
      <w:r w:rsidR="00FA7BEF" w:rsidRPr="00FA7BEF">
        <w:rPr>
          <w:rFonts w:ascii="微软雅黑" w:eastAsia="微软雅黑" w:hAnsi="微软雅黑" w:cs="Times New Roman" w:hint="eastAsia"/>
          <w:sz w:val="24"/>
          <w:szCs w:val="24"/>
        </w:rPr>
        <w:t>一种智能手机上的基于唇动的安全人脸认证活性检测系统—LipFace</w:t>
      </w:r>
      <w:r w:rsidR="00FA7BEF">
        <w:rPr>
          <w:rFonts w:ascii="微软雅黑" w:eastAsia="微软雅黑" w:hAnsi="微软雅黑" w:cs="Times New Roman" w:hint="eastAsia"/>
          <w:sz w:val="24"/>
          <w:szCs w:val="24"/>
        </w:rPr>
        <w:t>。</w:t>
      </w:r>
      <w:r w:rsidR="005A13EC" w:rsidRPr="005A13EC">
        <w:rPr>
          <w:rFonts w:ascii="微软雅黑" w:eastAsia="微软雅黑" w:hAnsi="微软雅黑" w:cs="Times New Roman" w:hint="eastAsia"/>
          <w:sz w:val="24"/>
          <w:szCs w:val="24"/>
        </w:rPr>
        <w:t>本系统利用扬声器发射人耳无法感知的</w:t>
      </w:r>
      <w:r w:rsidR="005A13EC">
        <w:rPr>
          <w:rFonts w:ascii="微软雅黑" w:eastAsia="微软雅黑" w:hAnsi="微软雅黑" w:cs="Times New Roman" w:hint="eastAsia"/>
          <w:sz w:val="24"/>
          <w:szCs w:val="24"/>
        </w:rPr>
        <w:t>超声波</w:t>
      </w:r>
      <w:r w:rsidR="005A13EC" w:rsidRPr="005A13EC">
        <w:rPr>
          <w:rFonts w:ascii="微软雅黑" w:eastAsia="微软雅黑" w:hAnsi="微软雅黑" w:cs="Times New Roman" w:hint="eastAsia"/>
          <w:sz w:val="24"/>
          <w:szCs w:val="24"/>
        </w:rPr>
        <w:t>信号，并用麦克风接收经过嘴唇反射回来的信号（如图</w:t>
      </w:r>
      <w:r w:rsidR="00941654">
        <w:rPr>
          <w:rFonts w:ascii="微软雅黑" w:eastAsia="微软雅黑" w:hAnsi="微软雅黑" w:cs="Times New Roman"/>
          <w:sz w:val="24"/>
          <w:szCs w:val="24"/>
        </w:rPr>
        <w:t>2</w:t>
      </w:r>
      <w:r w:rsidR="005A13EC" w:rsidRPr="005A13EC">
        <w:rPr>
          <w:rFonts w:ascii="微软雅黑" w:eastAsia="微软雅黑" w:hAnsi="微软雅黑" w:cs="Times New Roman" w:hint="eastAsia"/>
          <w:sz w:val="24"/>
          <w:szCs w:val="24"/>
        </w:rPr>
        <w:t>所示）。</w:t>
      </w:r>
      <w:r w:rsidR="005A13EC" w:rsidRPr="004827C6">
        <w:rPr>
          <w:rFonts w:ascii="微软雅黑" w:eastAsia="微软雅黑" w:hAnsi="微软雅黑" w:cs="Times New Roman" w:hint="eastAsia"/>
          <w:sz w:val="24"/>
          <w:szCs w:val="24"/>
          <w:highlight w:val="cyan"/>
          <w:rPrChange w:id="58" w:author="Lenovo" w:date="2020-03-27T10:06:00Z">
            <w:rPr>
              <w:rFonts w:ascii="微软雅黑" w:eastAsia="微软雅黑" w:hAnsi="微软雅黑" w:cs="Times New Roman" w:hint="eastAsia"/>
              <w:sz w:val="24"/>
              <w:szCs w:val="24"/>
            </w:rPr>
          </w:rPrChange>
        </w:rPr>
        <w:t>由于反射信号与原信号相比存在相位偏移，</w:t>
      </w:r>
      <w:r w:rsidR="005A13EC" w:rsidRPr="004827C6">
        <w:rPr>
          <w:rFonts w:ascii="微软雅黑" w:eastAsia="微软雅黑" w:hAnsi="微软雅黑" w:cs="Times New Roman" w:hint="eastAsia"/>
          <w:sz w:val="24"/>
          <w:szCs w:val="24"/>
          <w:highlight w:val="cyan"/>
          <w:rPrChange w:id="59" w:author="Lenovo" w:date="2020-03-27T10:07:00Z">
            <w:rPr>
              <w:rFonts w:ascii="微软雅黑" w:eastAsia="微软雅黑" w:hAnsi="微软雅黑" w:cs="Times New Roman" w:hint="eastAsia"/>
              <w:sz w:val="24"/>
              <w:szCs w:val="24"/>
            </w:rPr>
          </w:rPrChange>
        </w:rPr>
        <w:t>这个相位偏移是由传播延迟造成，当嘴唇运动时，会改变反射路径的长度，也就是改变传播延迟</w:t>
      </w:r>
      <w:r w:rsidR="005A13EC" w:rsidRPr="005A13EC">
        <w:rPr>
          <w:rFonts w:ascii="微软雅黑" w:eastAsia="微软雅黑" w:hAnsi="微软雅黑" w:cs="Times New Roman" w:hint="eastAsia"/>
          <w:sz w:val="24"/>
          <w:szCs w:val="24"/>
        </w:rPr>
        <w:t>，这种改变进而会引起相</w:t>
      </w:r>
      <w:r w:rsidR="005A13EC" w:rsidRPr="005A13EC">
        <w:rPr>
          <w:rFonts w:ascii="微软雅黑" w:eastAsia="微软雅黑" w:hAnsi="微软雅黑" w:cs="Times New Roman" w:hint="eastAsia"/>
          <w:sz w:val="24"/>
          <w:szCs w:val="24"/>
        </w:rPr>
        <w:lastRenderedPageBreak/>
        <w:t>位偏移的变化，</w:t>
      </w:r>
      <w:r w:rsidR="005A13EC" w:rsidRPr="004827C6">
        <w:rPr>
          <w:rFonts w:ascii="微软雅黑" w:eastAsia="微软雅黑" w:hAnsi="微软雅黑" w:cs="Times New Roman" w:hint="eastAsia"/>
          <w:sz w:val="24"/>
          <w:szCs w:val="24"/>
          <w:highlight w:val="cyan"/>
          <w:rPrChange w:id="60" w:author="Lenovo" w:date="2020-03-27T10:07:00Z">
            <w:rPr>
              <w:rFonts w:ascii="微软雅黑" w:eastAsia="微软雅黑" w:hAnsi="微软雅黑" w:cs="Times New Roman" w:hint="eastAsia"/>
              <w:sz w:val="24"/>
              <w:szCs w:val="24"/>
            </w:rPr>
          </w:rPrChange>
        </w:rPr>
        <w:t>提取出这个随嘴唇运动而变化的相位偏移就可以提取出嘴唇的运动信息，将这个信息与数据库中的用户预先设定密语的唇部运动信息进行对比就可以进行身份认证</w:t>
      </w:r>
      <w:r w:rsidR="005A13EC" w:rsidRPr="00B71EE3">
        <w:rPr>
          <w:rFonts w:ascii="微软雅黑" w:eastAsia="微软雅黑" w:hAnsi="微软雅黑" w:cs="Times New Roman" w:hint="eastAsia"/>
          <w:sz w:val="24"/>
          <w:szCs w:val="24"/>
          <w:highlight w:val="yellow"/>
          <w:rPrChange w:id="61" w:author="Lenovo" w:date="2020-03-17T21:10:00Z">
            <w:rPr>
              <w:rFonts w:ascii="微软雅黑" w:eastAsia="微软雅黑" w:hAnsi="微软雅黑" w:cs="Times New Roman" w:hint="eastAsia"/>
              <w:sz w:val="24"/>
              <w:szCs w:val="24"/>
            </w:rPr>
          </w:rPrChange>
        </w:rPr>
        <w:t>。</w:t>
      </w:r>
      <w:r w:rsidR="005A13EC" w:rsidRPr="005A13EC">
        <w:rPr>
          <w:rFonts w:ascii="微软雅黑" w:eastAsia="微软雅黑" w:hAnsi="微软雅黑" w:cs="Times New Roman" w:hint="eastAsia"/>
          <w:sz w:val="24"/>
          <w:szCs w:val="24"/>
        </w:rPr>
        <w:t>麦克风除了接收到嘴唇反射回来的</w:t>
      </w:r>
      <w:r w:rsidR="00624F30">
        <w:rPr>
          <w:rFonts w:ascii="微软雅黑" w:eastAsia="微软雅黑" w:hAnsi="微软雅黑" w:cs="Times New Roman" w:hint="eastAsia"/>
          <w:sz w:val="24"/>
          <w:szCs w:val="24"/>
        </w:rPr>
        <w:t>超声波</w:t>
      </w:r>
      <w:r w:rsidR="005A13EC" w:rsidRPr="005A13EC">
        <w:rPr>
          <w:rFonts w:ascii="微软雅黑" w:eastAsia="微软雅黑" w:hAnsi="微软雅黑" w:cs="Times New Roman" w:hint="eastAsia"/>
          <w:sz w:val="24"/>
          <w:szCs w:val="24"/>
        </w:rPr>
        <w:t>信号之外，还会接收</w:t>
      </w:r>
      <w:r w:rsidR="005A13EC">
        <w:rPr>
          <w:rFonts w:ascii="微软雅黑" w:eastAsia="微软雅黑" w:hAnsi="微软雅黑" w:cs="Times New Roman" w:hint="eastAsia"/>
          <w:sz w:val="24"/>
          <w:szCs w:val="24"/>
        </w:rPr>
        <w:t>环境噪音</w:t>
      </w:r>
      <w:r w:rsidR="00624F30">
        <w:rPr>
          <w:rFonts w:ascii="微软雅黑" w:eastAsia="微软雅黑" w:hAnsi="微软雅黑" w:cs="Times New Roman" w:hint="eastAsia"/>
          <w:sz w:val="24"/>
          <w:szCs w:val="24"/>
        </w:rPr>
        <w:t>。</w:t>
      </w:r>
      <w:r w:rsidR="005A13EC">
        <w:rPr>
          <w:rFonts w:ascii="微软雅黑" w:eastAsia="微软雅黑" w:hAnsi="微软雅黑" w:cs="Times New Roman" w:hint="eastAsia"/>
          <w:sz w:val="24"/>
          <w:szCs w:val="24"/>
        </w:rPr>
        <w:t>由于环境噪音通常不超过8</w:t>
      </w:r>
      <w:r w:rsidR="005A13EC">
        <w:rPr>
          <w:rFonts w:ascii="微软雅黑" w:eastAsia="微软雅黑" w:hAnsi="微软雅黑" w:cs="Times New Roman"/>
          <w:sz w:val="24"/>
          <w:szCs w:val="24"/>
        </w:rPr>
        <w:t xml:space="preserve"> </w:t>
      </w:r>
      <w:r w:rsidR="005A13EC">
        <w:rPr>
          <w:rFonts w:ascii="微软雅黑" w:eastAsia="微软雅黑" w:hAnsi="微软雅黑" w:cs="Times New Roman" w:hint="eastAsia"/>
          <w:sz w:val="24"/>
          <w:szCs w:val="24"/>
        </w:rPr>
        <w:t>k</w:t>
      </w:r>
      <w:r w:rsidR="005A13EC">
        <w:rPr>
          <w:rFonts w:ascii="微软雅黑" w:eastAsia="微软雅黑" w:hAnsi="微软雅黑" w:cs="Times New Roman"/>
          <w:sz w:val="24"/>
          <w:szCs w:val="24"/>
        </w:rPr>
        <w:t>H</w:t>
      </w:r>
      <w:r w:rsidR="00624F30">
        <w:rPr>
          <w:rFonts w:ascii="微软雅黑" w:eastAsia="微软雅黑" w:hAnsi="微软雅黑" w:cs="Times New Roman"/>
          <w:sz w:val="24"/>
          <w:szCs w:val="24"/>
        </w:rPr>
        <w:t>z</w:t>
      </w:r>
      <w:r w:rsidR="00624F30">
        <w:rPr>
          <w:rFonts w:ascii="微软雅黑" w:eastAsia="微软雅黑" w:hAnsi="微软雅黑" w:cs="Times New Roman" w:hint="eastAsia"/>
          <w:sz w:val="24"/>
          <w:szCs w:val="24"/>
        </w:rPr>
        <w:t>，</w:t>
      </w:r>
      <w:r w:rsidR="0027258F">
        <w:rPr>
          <w:rFonts w:ascii="微软雅黑" w:eastAsia="微软雅黑" w:hAnsi="微软雅黑" w:cs="Times New Roman" w:hint="eastAsia"/>
          <w:sz w:val="24"/>
          <w:szCs w:val="24"/>
        </w:rPr>
        <w:t>因此环境噪音</w:t>
      </w:r>
      <w:r w:rsidR="00624F30">
        <w:rPr>
          <w:rFonts w:ascii="微软雅黑" w:eastAsia="微软雅黑" w:hAnsi="微软雅黑" w:cs="Times New Roman" w:hint="eastAsia"/>
          <w:sz w:val="24"/>
          <w:szCs w:val="24"/>
        </w:rPr>
        <w:t>很容易利用</w:t>
      </w:r>
      <w:r w:rsidR="005A13EC" w:rsidRPr="005A13EC">
        <w:rPr>
          <w:rFonts w:ascii="微软雅黑" w:eastAsia="微软雅黑" w:hAnsi="微软雅黑" w:cs="Times New Roman" w:hint="eastAsia"/>
          <w:sz w:val="24"/>
          <w:szCs w:val="24"/>
        </w:rPr>
        <w:t>频率的差异性</w:t>
      </w:r>
      <w:r w:rsidR="0027258F">
        <w:rPr>
          <w:rFonts w:ascii="微软雅黑" w:eastAsia="微软雅黑" w:hAnsi="微软雅黑" w:cs="Times New Roman" w:hint="eastAsia"/>
          <w:sz w:val="24"/>
          <w:szCs w:val="24"/>
        </w:rPr>
        <w:t>消除掉</w:t>
      </w:r>
      <w:r w:rsidR="005A13EC" w:rsidRPr="005A13EC">
        <w:rPr>
          <w:rFonts w:ascii="微软雅黑" w:eastAsia="微软雅黑" w:hAnsi="微软雅黑" w:cs="Times New Roman" w:hint="eastAsia"/>
          <w:sz w:val="24"/>
          <w:szCs w:val="24"/>
        </w:rPr>
        <w:t>。</w:t>
      </w:r>
    </w:p>
    <w:p w14:paraId="387AEA92" w14:textId="1065E87A" w:rsidR="00E66D08" w:rsidRDefault="00E66D08" w:rsidP="00254EFA">
      <w:pPr>
        <w:spacing w:line="400" w:lineRule="exact"/>
        <w:ind w:left="567" w:firstLineChars="200" w:firstLine="480"/>
        <w:rPr>
          <w:rFonts w:ascii="微软雅黑" w:eastAsia="微软雅黑" w:hAnsi="微软雅黑" w:cs="Times New Roman"/>
          <w:sz w:val="24"/>
          <w:szCs w:val="24"/>
        </w:rPr>
      </w:pPr>
    </w:p>
    <w:p w14:paraId="07FF59E3" w14:textId="3BD9F669" w:rsidR="00E66D08" w:rsidRDefault="00E66D08" w:rsidP="00E66D08">
      <w:pPr>
        <w:ind w:firstLineChars="236" w:firstLine="566"/>
        <w:rPr>
          <w:rFonts w:ascii="微软雅黑" w:eastAsia="微软雅黑" w:hAnsi="微软雅黑" w:cs="Times New Roman"/>
          <w:sz w:val="24"/>
          <w:szCs w:val="24"/>
        </w:rPr>
      </w:pPr>
      <w:r w:rsidRPr="00624F30">
        <w:rPr>
          <w:rFonts w:ascii="宋体" w:eastAsia="宋体" w:hAnsi="宋体" w:cs="宋体"/>
          <w:noProof/>
          <w:kern w:val="11"/>
          <w:sz w:val="24"/>
          <w:szCs w:val="24"/>
        </w:rPr>
        <mc:AlternateContent>
          <mc:Choice Requires="wpc">
            <w:drawing>
              <wp:inline distT="0" distB="0" distL="0" distR="0" wp14:anchorId="33CEF389" wp14:editId="25619CFF">
                <wp:extent cx="5274310" cy="2453551"/>
                <wp:effectExtent l="0" t="0" r="0" b="10795"/>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文本框 3"/>
                        <wps:cNvSpPr txBox="1"/>
                        <wps:spPr>
                          <a:xfrm>
                            <a:off x="21802" y="2028841"/>
                            <a:ext cx="4641850" cy="424164"/>
                          </a:xfrm>
                          <a:prstGeom prst="rect">
                            <a:avLst/>
                          </a:prstGeom>
                          <a:solidFill>
                            <a:sysClr val="window" lastClr="FFFFFF"/>
                          </a:solidFill>
                          <a:ln w="6350">
                            <a:noFill/>
                          </a:ln>
                        </wps:spPr>
                        <wps:txbx>
                          <w:txbxContent>
                            <w:p w14:paraId="0E2851E2" w14:textId="77777777" w:rsidR="00C85C62" w:rsidRPr="00624F30" w:rsidRDefault="00C85C62" w:rsidP="00E66D08">
                              <w:pPr>
                                <w:spacing w:after="240"/>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w:t>
                              </w:r>
                              <w:r>
                                <w:rPr>
                                  <w:rFonts w:ascii="微软雅黑" w:eastAsia="微软雅黑" w:hAnsi="微软雅黑" w:cs="Times New Roman"/>
                                  <w:sz w:val="24"/>
                                  <w:szCs w:val="24"/>
                                </w:rPr>
                                <w:t xml:space="preserve">  </w:t>
                              </w:r>
                              <w:r w:rsidRPr="00624F30">
                                <w:rPr>
                                  <w:rFonts w:ascii="微软雅黑" w:eastAsia="微软雅黑" w:hAnsi="微软雅黑" w:cs="Times New Roman" w:hint="eastAsia"/>
                                  <w:sz w:val="24"/>
                                  <w:szCs w:val="24"/>
                                </w:rPr>
                                <w:t>图</w:t>
                              </w:r>
                              <w:r>
                                <w:rPr>
                                  <w:rFonts w:ascii="微软雅黑" w:eastAsia="微软雅黑" w:hAnsi="微软雅黑" w:cs="Times New Roman"/>
                                  <w:sz w:val="24"/>
                                  <w:szCs w:val="24"/>
                                </w:rPr>
                                <w:t>2</w:t>
                              </w:r>
                              <w:r w:rsidRPr="00624F30">
                                <w:rPr>
                                  <w:rFonts w:ascii="微软雅黑" w:eastAsia="微软雅黑" w:hAnsi="微软雅黑" w:cs="Times New Roman" w:hint="eastAsia"/>
                                  <w:sz w:val="24"/>
                                  <w:szCs w:val="24"/>
                                </w:rPr>
                                <w:t>：利用智能手机上的扬声器和麦克风感知嘴唇运动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图片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42482" y="0"/>
                            <a:ext cx="4213668" cy="2008696"/>
                          </a:xfrm>
                          <a:prstGeom prst="rect">
                            <a:avLst/>
                          </a:prstGeom>
                        </pic:spPr>
                      </pic:pic>
                    </wpc:wpc>
                  </a:graphicData>
                </a:graphic>
              </wp:inline>
            </w:drawing>
          </mc:Choice>
          <mc:Fallback>
            <w:pict>
              <v:group w14:anchorId="33CEF389" id="画布 2" o:spid="_x0000_s1026" editas="canvas" style="width:415.3pt;height:193.2pt;mso-position-horizontal-relative:char;mso-position-vertical-relative:line" coordsize="52743,245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&#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phiZ/MZBu9adRQAAADAFFFFABSMquMMKWigBqxogwq06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4530;visibility:visible;mso-wrap-style:square">
                  <v:fill o:detectmouseclick="t"/>
                  <v:path o:connecttype="none"/>
                </v:shape>
                <v:shapetype id="_x0000_t202" coordsize="21600,21600" o:spt="202" path="m,l,21600r21600,l21600,xe">
                  <v:stroke joinstyle="miter"/>
                  <v:path gradientshapeok="t" o:connecttype="rect"/>
                </v:shapetype>
                <v:shape id="文本框 3" o:spid="_x0000_s1028" type="#_x0000_t202" style="position:absolute;left:218;top:20288;width:46418;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" fillcolor="window" stroked="f" strokeweight=".5pt">
                  <v:textbox>
                    <w:txbxContent>
                      <w:p w14:paraId="0E2851E2" w14:textId="77777777" w:rsidR="00C85C62" w:rsidRPr="00624F30" w:rsidRDefault="00C85C62" w:rsidP="00E66D08">
                        <w:pPr>
                          <w:spacing w:after="240"/>
                          <w:jc w:val="center"/>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w:t>
                        </w:r>
                        <w:r>
                          <w:rPr>
                            <w:rFonts w:ascii="微软雅黑" w:eastAsia="微软雅黑" w:hAnsi="微软雅黑" w:cs="Times New Roman"/>
                            <w:sz w:val="24"/>
                            <w:szCs w:val="24"/>
                          </w:rPr>
                          <w:t xml:space="preserve">  </w:t>
                        </w:r>
                        <w:r w:rsidRPr="00624F30">
                          <w:rPr>
                            <w:rFonts w:ascii="微软雅黑" w:eastAsia="微软雅黑" w:hAnsi="微软雅黑" w:cs="Times New Roman" w:hint="eastAsia"/>
                            <w:sz w:val="24"/>
                            <w:szCs w:val="24"/>
                          </w:rPr>
                          <w:t>图</w:t>
                        </w:r>
                        <w:r>
                          <w:rPr>
                            <w:rFonts w:ascii="微软雅黑" w:eastAsia="微软雅黑" w:hAnsi="微软雅黑" w:cs="Times New Roman"/>
                            <w:sz w:val="24"/>
                            <w:szCs w:val="24"/>
                          </w:rPr>
                          <w:t>2</w:t>
                        </w:r>
                        <w:r w:rsidRPr="00624F30">
                          <w:rPr>
                            <w:rFonts w:ascii="微软雅黑" w:eastAsia="微软雅黑" w:hAnsi="微软雅黑" w:cs="Times New Roman" w:hint="eastAsia"/>
                            <w:sz w:val="24"/>
                            <w:szCs w:val="24"/>
                          </w:rPr>
                          <w:t>：利用智能手机上的扬声器和麦克风感知嘴唇运动</w:t>
                        </w:r>
                      </w:p>
                    </w:txbxContent>
                  </v:textbox>
                </v:shape>
                <v:shape id="图片 5" o:spid="_x0000_s1029" type="#_x0000_t75" style="position:absolute;left:5424;width:42137;height:2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">
                  <v:imagedata r:id="rId14" o:title=""/>
                </v:shape>
                <w10:anchorlock/>
              </v:group>
            </w:pict>
          </mc:Fallback>
        </mc:AlternateContent>
      </w:r>
    </w:p>
    <w:p w14:paraId="7882ABCE" w14:textId="01DA9C38" w:rsidR="00B776A4" w:rsidRDefault="00E66D08" w:rsidP="003C331A">
      <w:pPr>
        <w:spacing w:after="240" w:line="400" w:lineRule="exact"/>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w:t>
      </w:r>
      <w:r w:rsidR="003C331A">
        <w:rPr>
          <w:rFonts w:ascii="微软雅黑" w:eastAsia="微软雅黑" w:hAnsi="微软雅黑" w:cs="Times New Roman" w:hint="eastAsia"/>
          <w:sz w:val="24"/>
          <w:szCs w:val="24"/>
        </w:rPr>
        <w:t xml:space="preserve">   </w:t>
      </w:r>
      <w:r w:rsidR="00B776A4" w:rsidRPr="00B776A4">
        <w:rPr>
          <w:rFonts w:ascii="微软雅黑" w:eastAsia="微软雅黑" w:hAnsi="微软雅黑" w:cs="Times New Roman" w:hint="eastAsia"/>
          <w:sz w:val="24"/>
          <w:szCs w:val="24"/>
        </w:rPr>
        <w:t>一般来说，每一个音节（汉语是单音节语言，每一个字就是一个音节）都涉及到一种嘴唇形状，但一种嘴唇形状可能和多个音节对应，常见的嘴唇形状如图</w:t>
      </w:r>
      <w:r w:rsidR="00941654">
        <w:rPr>
          <w:rFonts w:ascii="微软雅黑" w:eastAsia="微软雅黑" w:hAnsi="微软雅黑" w:cs="Times New Roman"/>
          <w:sz w:val="24"/>
          <w:szCs w:val="24"/>
        </w:rPr>
        <w:t>3</w:t>
      </w:r>
      <w:r w:rsidR="00B776A4" w:rsidRPr="00B776A4">
        <w:rPr>
          <w:rFonts w:ascii="微软雅黑" w:eastAsia="微软雅黑" w:hAnsi="微软雅黑" w:cs="Times New Roman" w:hint="eastAsia"/>
          <w:sz w:val="24"/>
          <w:szCs w:val="24"/>
        </w:rPr>
        <w:t>所示。嘴唇运动依靠的是许多骨骼以及肌肉的协同运动，</w:t>
      </w:r>
      <w:r w:rsidR="00B776A4" w:rsidRPr="00B71EE3">
        <w:rPr>
          <w:rFonts w:ascii="微软雅黑" w:eastAsia="微软雅黑" w:hAnsi="微软雅黑" w:cs="Times New Roman" w:hint="eastAsia"/>
          <w:sz w:val="24"/>
          <w:szCs w:val="24"/>
          <w:highlight w:val="yellow"/>
          <w:rPrChange w:id="62" w:author="Lenovo" w:date="2020-03-17T21:12:00Z">
            <w:rPr>
              <w:rFonts w:ascii="微软雅黑" w:eastAsia="微软雅黑" w:hAnsi="微软雅黑" w:cs="Times New Roman" w:hint="eastAsia"/>
              <w:sz w:val="24"/>
              <w:szCs w:val="24"/>
            </w:rPr>
          </w:rPrChange>
        </w:rPr>
        <w:t>由于不同的人有不同的骨骼结构和肌肉机构，这就导致了即使发同一个音，不同用户所呈现出的嘴唇形状</w:t>
      </w:r>
      <w:r w:rsidR="00660E20" w:rsidRPr="00B71EE3">
        <w:rPr>
          <w:rFonts w:ascii="微软雅黑" w:eastAsia="微软雅黑" w:hAnsi="微软雅黑" w:cs="Times New Roman" w:hint="eastAsia"/>
          <w:sz w:val="24"/>
          <w:szCs w:val="24"/>
          <w:highlight w:val="yellow"/>
          <w:rPrChange w:id="63" w:author="Lenovo" w:date="2020-03-17T21:12:00Z">
            <w:rPr>
              <w:rFonts w:ascii="微软雅黑" w:eastAsia="微软雅黑" w:hAnsi="微软雅黑" w:cs="Times New Roman" w:hint="eastAsia"/>
              <w:sz w:val="24"/>
              <w:szCs w:val="24"/>
            </w:rPr>
          </w:rPrChange>
        </w:rPr>
        <w:t>也</w:t>
      </w:r>
      <w:r w:rsidR="00B776A4" w:rsidRPr="00B71EE3">
        <w:rPr>
          <w:rFonts w:ascii="微软雅黑" w:eastAsia="微软雅黑" w:hAnsi="微软雅黑" w:cs="Times New Roman" w:hint="eastAsia"/>
          <w:sz w:val="24"/>
          <w:szCs w:val="24"/>
          <w:highlight w:val="yellow"/>
          <w:rPrChange w:id="64" w:author="Lenovo" w:date="2020-03-17T21:12:00Z">
            <w:rPr>
              <w:rFonts w:ascii="微软雅黑" w:eastAsia="微软雅黑" w:hAnsi="微软雅黑" w:cs="Times New Roman" w:hint="eastAsia"/>
              <w:sz w:val="24"/>
              <w:szCs w:val="24"/>
            </w:rPr>
          </w:rPrChange>
        </w:rPr>
        <w:t>会有细微差异，而且不同的人有不同的说话习惯和说话方式。这些因素使得嘴唇运动具有个体差异性，尽管人眼很难发现这种个体差异性，但是利用机器学习通过高精度的数据分析可以发现这种差异性。</w:t>
      </w:r>
    </w:p>
    <w:p w14:paraId="7C9BF3A3" w14:textId="41267CF3" w:rsidR="007524F4" w:rsidRPr="007524F4" w:rsidRDefault="007524F4" w:rsidP="007524F4">
      <w:pPr>
        <w:spacing w:after="240" w:line="400" w:lineRule="exact"/>
      </w:pPr>
      <w:r>
        <w:rPr>
          <w:rFonts w:ascii="微软雅黑" w:eastAsia="微软雅黑" w:hAnsi="微软雅黑" w:cs="Times New Roman" w:hint="eastAsia"/>
          <w:sz w:val="24"/>
          <w:szCs w:val="24"/>
        </w:rPr>
        <w:t xml:space="preserve">    </w:t>
      </w:r>
      <w:r w:rsidRPr="00F465CF">
        <w:rPr>
          <w:rFonts w:ascii="微软雅黑" w:eastAsia="微软雅黑" w:hAnsi="微软雅黑" w:cs="Times New Roman" w:hint="eastAsia"/>
          <w:sz w:val="24"/>
          <w:szCs w:val="24"/>
        </w:rPr>
        <w:t>利用声纹认证或者用户在进行人脸认证时根据指示说出一段特定话语进行语音识别也是一种防御攻击的手段，然而这种方法同样具有被攻击的巨大风险。首先由于语音信道的开放性，现有的语音识别系统存在很大的安全隐患——容易遭受重放攻击和</w:t>
      </w:r>
      <w:bookmarkStart w:id="65" w:name="_Hlk15730140"/>
      <w:r w:rsidRPr="00F465CF">
        <w:rPr>
          <w:rFonts w:ascii="微软雅黑" w:eastAsia="微软雅黑" w:hAnsi="微软雅黑" w:cs="Times New Roman" w:hint="eastAsia"/>
          <w:sz w:val="24"/>
          <w:szCs w:val="24"/>
        </w:rPr>
        <w:t>妥协攻击</w:t>
      </w:r>
      <w:bookmarkEnd w:id="65"/>
      <w:r w:rsidRPr="00F465CF">
        <w:rPr>
          <w:rFonts w:ascii="微软雅黑" w:eastAsia="微软雅黑" w:hAnsi="微软雅黑" w:cs="Times New Roman" w:hint="eastAsia"/>
          <w:sz w:val="24"/>
          <w:szCs w:val="24"/>
        </w:rPr>
        <w:t>；同时，由于</w:t>
      </w:r>
      <w:bookmarkStart w:id="66" w:name="_Hlk15729626"/>
      <w:r w:rsidRPr="00F465CF">
        <w:rPr>
          <w:rFonts w:ascii="微软雅黑" w:eastAsia="微软雅黑" w:hAnsi="微软雅黑" w:cs="Times New Roman" w:hint="eastAsia"/>
          <w:sz w:val="24"/>
          <w:szCs w:val="24"/>
        </w:rPr>
        <w:t>环境噪声的干扰</w:t>
      </w:r>
      <w:bookmarkEnd w:id="66"/>
      <w:r w:rsidRPr="00F465CF">
        <w:rPr>
          <w:rFonts w:ascii="微软雅黑" w:eastAsia="微软雅黑" w:hAnsi="微软雅黑" w:cs="Times New Roman" w:hint="eastAsia"/>
          <w:sz w:val="24"/>
          <w:szCs w:val="24"/>
        </w:rPr>
        <w:t>，在低信噪比的环境中，系统识别准确率会降低。重放攻击中，攻击者利用提前录制的受害者语音重放通过语音识别和声纹认证，我们可以通过引入随机性，每次指定用户说话内容来抵御重放攻击。但是同</w:t>
      </w:r>
      <w:r w:rsidRPr="00B71EE3">
        <w:rPr>
          <w:rFonts w:ascii="微软雅黑" w:eastAsia="微软雅黑" w:hAnsi="微软雅黑" w:cs="Times New Roman" w:hint="eastAsia"/>
          <w:sz w:val="24"/>
          <w:szCs w:val="24"/>
          <w:highlight w:val="yellow"/>
          <w:rPrChange w:id="67" w:author="Lenovo" w:date="2020-03-17T21:12:00Z">
            <w:rPr>
              <w:rFonts w:ascii="微软雅黑" w:eastAsia="微软雅黑" w:hAnsi="微软雅黑" w:cs="Times New Roman" w:hint="eastAsia"/>
              <w:sz w:val="24"/>
              <w:szCs w:val="24"/>
            </w:rPr>
          </w:rPrChange>
        </w:rPr>
        <w:t>样由于社交网络的发展，</w:t>
      </w:r>
      <w:bookmarkStart w:id="68" w:name="_Hlk15729966"/>
      <w:r w:rsidRPr="00B71EE3">
        <w:rPr>
          <w:rFonts w:ascii="微软雅黑" w:eastAsia="微软雅黑" w:hAnsi="微软雅黑" w:cs="Times New Roman" w:hint="eastAsia"/>
          <w:sz w:val="24"/>
          <w:szCs w:val="24"/>
          <w:highlight w:val="yellow"/>
          <w:rPrChange w:id="69" w:author="Lenovo" w:date="2020-03-17T21:12:00Z">
            <w:rPr>
              <w:rFonts w:ascii="微软雅黑" w:eastAsia="微软雅黑" w:hAnsi="微软雅黑" w:cs="Times New Roman" w:hint="eastAsia"/>
              <w:sz w:val="24"/>
              <w:szCs w:val="24"/>
            </w:rPr>
          </w:rPrChange>
        </w:rPr>
        <w:t>攻击者更加容易获取</w:t>
      </w:r>
      <w:bookmarkStart w:id="70" w:name="_Hlk15729329"/>
      <w:bookmarkStart w:id="71" w:name="_Hlk15729262"/>
      <w:r w:rsidRPr="00B71EE3">
        <w:rPr>
          <w:rFonts w:ascii="微软雅黑" w:eastAsia="微软雅黑" w:hAnsi="微软雅黑" w:cs="Times New Roman" w:hint="eastAsia"/>
          <w:sz w:val="24"/>
          <w:szCs w:val="24"/>
          <w:highlight w:val="yellow"/>
          <w:rPrChange w:id="72" w:author="Lenovo" w:date="2020-03-17T21:12:00Z">
            <w:rPr>
              <w:rFonts w:ascii="微软雅黑" w:eastAsia="微软雅黑" w:hAnsi="微软雅黑" w:cs="Times New Roman" w:hint="eastAsia"/>
              <w:sz w:val="24"/>
              <w:szCs w:val="24"/>
            </w:rPr>
          </w:rPrChange>
        </w:rPr>
        <w:t>受害者</w:t>
      </w:r>
      <w:bookmarkEnd w:id="70"/>
      <w:r w:rsidRPr="00B71EE3">
        <w:rPr>
          <w:rFonts w:ascii="微软雅黑" w:eastAsia="微软雅黑" w:hAnsi="微软雅黑" w:cs="Times New Roman" w:hint="eastAsia"/>
          <w:sz w:val="24"/>
          <w:szCs w:val="24"/>
          <w:highlight w:val="yellow"/>
          <w:rPrChange w:id="73" w:author="Lenovo" w:date="2020-03-17T21:12:00Z">
            <w:rPr>
              <w:rFonts w:ascii="微软雅黑" w:eastAsia="微软雅黑" w:hAnsi="微软雅黑" w:cs="Times New Roman" w:hint="eastAsia"/>
              <w:sz w:val="24"/>
              <w:szCs w:val="24"/>
            </w:rPr>
          </w:rPrChange>
        </w:rPr>
        <w:t>的语音数据</w:t>
      </w:r>
      <w:bookmarkEnd w:id="68"/>
      <w:bookmarkEnd w:id="71"/>
      <w:r w:rsidRPr="00F465CF">
        <w:rPr>
          <w:rFonts w:ascii="微软雅黑" w:eastAsia="微软雅黑" w:hAnsi="微软雅黑" w:cs="Times New Roman" w:hint="eastAsia"/>
          <w:sz w:val="24"/>
          <w:szCs w:val="24"/>
        </w:rPr>
        <w:t>，妥协攻击通过分割，分析受害者之前的语音数据，根据指示</w:t>
      </w:r>
      <w:bookmarkStart w:id="74" w:name="_Hlk15730044"/>
      <w:r w:rsidRPr="00F465CF">
        <w:rPr>
          <w:rFonts w:ascii="微软雅黑" w:eastAsia="微软雅黑" w:hAnsi="微软雅黑" w:cs="Times New Roman" w:hint="eastAsia"/>
          <w:sz w:val="24"/>
          <w:szCs w:val="24"/>
        </w:rPr>
        <w:t>实时合成伪造</w:t>
      </w:r>
      <w:bookmarkStart w:id="75" w:name="_Hlk15730091"/>
      <w:bookmarkEnd w:id="74"/>
      <w:r w:rsidRPr="00F465CF">
        <w:rPr>
          <w:rFonts w:ascii="微软雅黑" w:eastAsia="微软雅黑" w:hAnsi="微软雅黑" w:cs="Times New Roman" w:hint="eastAsia"/>
          <w:sz w:val="24"/>
          <w:szCs w:val="24"/>
        </w:rPr>
        <w:t>具有受害者声纹特征的</w:t>
      </w:r>
      <w:bookmarkEnd w:id="75"/>
      <w:r w:rsidRPr="00F465CF">
        <w:rPr>
          <w:rFonts w:ascii="微软雅黑" w:eastAsia="微软雅黑" w:hAnsi="微软雅黑" w:cs="Times New Roman" w:hint="eastAsia"/>
          <w:sz w:val="24"/>
          <w:szCs w:val="24"/>
        </w:rPr>
        <w:t>特定话语，从而通过检测。本项目利用</w:t>
      </w:r>
      <w:r w:rsidRPr="00B71EE3">
        <w:rPr>
          <w:rFonts w:ascii="微软雅黑" w:eastAsia="微软雅黑" w:hAnsi="微软雅黑" w:cs="Times New Roman" w:hint="eastAsia"/>
          <w:sz w:val="24"/>
          <w:szCs w:val="24"/>
          <w:highlight w:val="yellow"/>
          <w:rPrChange w:id="76" w:author="Lenovo" w:date="2020-03-17T21:13:00Z">
            <w:rPr>
              <w:rFonts w:ascii="微软雅黑" w:eastAsia="微软雅黑" w:hAnsi="微软雅黑" w:cs="Times New Roman" w:hint="eastAsia"/>
              <w:sz w:val="24"/>
              <w:szCs w:val="24"/>
            </w:rPr>
          </w:rPrChange>
        </w:rPr>
        <w:t>主动声呐系统通过超声波信号获取用户唇动信息，首先由于</w:t>
      </w:r>
      <w:bookmarkStart w:id="77" w:name="_Hlk15729661"/>
      <w:r w:rsidRPr="00B71EE3">
        <w:rPr>
          <w:rFonts w:ascii="微软雅黑" w:eastAsia="微软雅黑" w:hAnsi="微软雅黑" w:cs="Times New Roman" w:hint="eastAsia"/>
          <w:sz w:val="24"/>
          <w:szCs w:val="24"/>
          <w:highlight w:val="yellow"/>
          <w:rPrChange w:id="78" w:author="Lenovo" w:date="2020-03-17T21:13:00Z">
            <w:rPr>
              <w:rFonts w:ascii="微软雅黑" w:eastAsia="微软雅黑" w:hAnsi="微软雅黑" w:cs="Times New Roman" w:hint="eastAsia"/>
              <w:sz w:val="24"/>
              <w:szCs w:val="24"/>
            </w:rPr>
          </w:rPrChange>
        </w:rPr>
        <w:t>超声波信号</w:t>
      </w:r>
      <w:bookmarkEnd w:id="77"/>
      <w:r w:rsidRPr="00B71EE3">
        <w:rPr>
          <w:rFonts w:ascii="微软雅黑" w:eastAsia="微软雅黑" w:hAnsi="微软雅黑" w:cs="Times New Roman" w:hint="eastAsia"/>
          <w:sz w:val="24"/>
          <w:szCs w:val="24"/>
          <w:highlight w:val="yellow"/>
          <w:rPrChange w:id="79" w:author="Lenovo" w:date="2020-03-17T21:13:00Z">
            <w:rPr>
              <w:rFonts w:ascii="微软雅黑" w:eastAsia="微软雅黑" w:hAnsi="微软雅黑" w:cs="Times New Roman" w:hint="eastAsia"/>
              <w:sz w:val="24"/>
              <w:szCs w:val="24"/>
            </w:rPr>
          </w:rPrChange>
        </w:rPr>
        <w:t>和环境噪音频率</w:t>
      </w:r>
      <w:r w:rsidRPr="00F465CF">
        <w:rPr>
          <w:rFonts w:ascii="微软雅黑" w:eastAsia="微软雅黑" w:hAnsi="微软雅黑" w:cs="Times New Roman" w:hint="eastAsia"/>
          <w:sz w:val="24"/>
          <w:szCs w:val="24"/>
        </w:rPr>
        <w:t>分布不同，因此可以避免</w:t>
      </w:r>
      <w:r w:rsidRPr="00F465CF">
        <w:rPr>
          <w:rFonts w:ascii="微软雅黑" w:eastAsia="微软雅黑" w:hAnsi="微软雅黑" w:cs="Times New Roman"/>
          <w:sz w:val="24"/>
          <w:szCs w:val="24"/>
        </w:rPr>
        <w:t xml:space="preserve"> </w:t>
      </w:r>
      <w:r w:rsidRPr="00F465CF">
        <w:rPr>
          <w:rFonts w:ascii="微软雅黑" w:eastAsia="微软雅黑" w:hAnsi="微软雅黑" w:cs="Times New Roman" w:hint="eastAsia"/>
          <w:sz w:val="24"/>
          <w:szCs w:val="24"/>
        </w:rPr>
        <w:t>环境噪</w:t>
      </w:r>
      <w:r w:rsidRPr="00F465CF">
        <w:rPr>
          <w:rFonts w:ascii="微软雅黑" w:eastAsia="微软雅黑" w:hAnsi="微软雅黑" w:cs="Times New Roman" w:hint="eastAsia"/>
          <w:sz w:val="24"/>
          <w:szCs w:val="24"/>
        </w:rPr>
        <w:lastRenderedPageBreak/>
        <w:t>声的干扰，我们通过每次改变超声波信号（</w:t>
      </w:r>
      <w:bookmarkStart w:id="80" w:name="_Hlk15729906"/>
      <w:r w:rsidRPr="00F465CF">
        <w:rPr>
          <w:rFonts w:ascii="微软雅黑" w:eastAsia="微软雅黑" w:hAnsi="微软雅黑" w:cs="Times New Roman" w:hint="eastAsia"/>
          <w:sz w:val="24"/>
          <w:szCs w:val="24"/>
        </w:rPr>
        <w:t>唇动信号的载波</w:t>
      </w:r>
      <w:bookmarkEnd w:id="80"/>
      <w:r w:rsidRPr="00F465CF">
        <w:rPr>
          <w:rFonts w:ascii="微软雅黑" w:eastAsia="微软雅黑" w:hAnsi="微软雅黑" w:cs="Times New Roman" w:hint="eastAsia"/>
          <w:sz w:val="24"/>
          <w:szCs w:val="24"/>
        </w:rPr>
        <w:t>）频率引入随机性防御重放攻击。我们要求用户认证时默念预先设定的密语，因此密语内容很难被窃听泄露，</w:t>
      </w:r>
      <w:r w:rsidRPr="00B71EE3">
        <w:rPr>
          <w:rFonts w:ascii="微软雅黑" w:eastAsia="微软雅黑" w:hAnsi="微软雅黑" w:cs="Times New Roman" w:hint="eastAsia"/>
          <w:sz w:val="24"/>
          <w:szCs w:val="24"/>
          <w:highlight w:val="yellow"/>
          <w:rPrChange w:id="81" w:author="Lenovo" w:date="2020-03-17T21:13:00Z">
            <w:rPr>
              <w:rFonts w:ascii="微软雅黑" w:eastAsia="微软雅黑" w:hAnsi="微软雅黑" w:cs="Times New Roman" w:hint="eastAsia"/>
              <w:sz w:val="24"/>
              <w:szCs w:val="24"/>
            </w:rPr>
          </w:rPrChange>
        </w:rPr>
        <w:t>由于</w:t>
      </w:r>
      <w:bookmarkStart w:id="82" w:name="_Hlk15730013"/>
      <w:r w:rsidRPr="00B71EE3">
        <w:rPr>
          <w:rFonts w:ascii="微软雅黑" w:eastAsia="微软雅黑" w:hAnsi="微软雅黑" w:cs="Times New Roman" w:hint="eastAsia"/>
          <w:sz w:val="24"/>
          <w:szCs w:val="24"/>
          <w:highlight w:val="yellow"/>
          <w:rPrChange w:id="83" w:author="Lenovo" w:date="2020-03-17T21:13:00Z">
            <w:rPr>
              <w:rFonts w:ascii="微软雅黑" w:eastAsia="微软雅黑" w:hAnsi="微软雅黑" w:cs="Times New Roman" w:hint="eastAsia"/>
              <w:sz w:val="24"/>
              <w:szCs w:val="24"/>
            </w:rPr>
          </w:rPrChange>
        </w:rPr>
        <w:t>唇动信号</w:t>
      </w:r>
      <w:bookmarkEnd w:id="82"/>
      <w:r w:rsidRPr="00B71EE3">
        <w:rPr>
          <w:rFonts w:ascii="微软雅黑" w:eastAsia="微软雅黑" w:hAnsi="微软雅黑" w:cs="Times New Roman" w:hint="eastAsia"/>
          <w:sz w:val="24"/>
          <w:szCs w:val="24"/>
          <w:highlight w:val="yellow"/>
          <w:rPrChange w:id="84" w:author="Lenovo" w:date="2020-03-17T21:13:00Z">
            <w:rPr>
              <w:rFonts w:ascii="微软雅黑" w:eastAsia="微软雅黑" w:hAnsi="微软雅黑" w:cs="Times New Roman" w:hint="eastAsia"/>
              <w:sz w:val="24"/>
              <w:szCs w:val="24"/>
            </w:rPr>
          </w:rPrChange>
        </w:rPr>
        <w:t>的载波是超声波信号，不会在社交网络上传播</w:t>
      </w:r>
      <w:r w:rsidRPr="00F465CF">
        <w:rPr>
          <w:rFonts w:ascii="微软雅黑" w:eastAsia="微软雅黑" w:hAnsi="微软雅黑" w:cs="Times New Roman" w:hint="eastAsia"/>
          <w:sz w:val="24"/>
          <w:szCs w:val="24"/>
        </w:rPr>
        <w:t>，因此攻击者很难获取受害者之前的唇动信号数据，也就无法实时合成伪造具有受害者唇动特征的信号，因此我们的系统也能抵御妥协攻击。</w:t>
      </w:r>
    </w:p>
    <w:p w14:paraId="56C447C7" w14:textId="3D92FAB8" w:rsidR="00E66D08" w:rsidRPr="00257D67" w:rsidRDefault="00FD02DA" w:rsidP="00257D67">
      <w:pPr>
        <w:spacing w:after="240" w:line="400" w:lineRule="exact"/>
        <w:rPr>
          <w:rFonts w:ascii="微软雅黑" w:eastAsia="微软雅黑" w:hAnsi="微软雅黑" w:cs="Times New Roman"/>
          <w:sz w:val="20"/>
          <w:szCs w:val="20"/>
        </w:rPr>
      </w:pPr>
      <w:r>
        <w:rPr>
          <w:rFonts w:ascii="微软雅黑" w:eastAsia="微软雅黑" w:hAnsi="微软雅黑" w:cs="Times New Roman" w:hint="eastAsia"/>
          <w:sz w:val="24"/>
          <w:szCs w:val="24"/>
        </w:rPr>
        <w:t xml:space="preserve">    基于活体信息构架可以实现安全的认证机制，通过初始阶段预设唇动可实现有效的用户认证。</w:t>
      </w:r>
      <w:r w:rsidRPr="00F0204A">
        <w:rPr>
          <w:rFonts w:ascii="微软雅黑" w:eastAsia="微软雅黑" w:hAnsi="微软雅黑" w:cs="Times New Roman" w:hint="eastAsia"/>
          <w:sz w:val="24"/>
          <w:szCs w:val="24"/>
          <w:highlight w:val="cyan"/>
          <w:rPrChange w:id="85" w:author="Lenovo" w:date="2020-03-27T10:09:00Z">
            <w:rPr>
              <w:rFonts w:ascii="微软雅黑" w:eastAsia="微软雅黑" w:hAnsi="微软雅黑" w:cs="Times New Roman" w:hint="eastAsia"/>
              <w:sz w:val="24"/>
              <w:szCs w:val="24"/>
            </w:rPr>
          </w:rPrChange>
        </w:rPr>
        <w:t>基于唇动的唯一性特性即</w:t>
      </w:r>
      <w:r>
        <w:rPr>
          <w:rFonts w:ascii="微软雅黑" w:eastAsia="微软雅黑" w:hAnsi="微软雅黑" w:cs="Times New Roman" w:hint="eastAsia"/>
          <w:sz w:val="24"/>
          <w:szCs w:val="24"/>
        </w:rPr>
        <w:t>可实现比传统基于图像更安全的人脸认证机制。活体</w:t>
      </w:r>
      <w:r w:rsidRPr="00B776A4">
        <w:rPr>
          <w:rFonts w:ascii="微软雅黑" w:eastAsia="微软雅黑" w:hAnsi="微软雅黑" w:cs="Times New Roman" w:hint="eastAsia"/>
          <w:sz w:val="24"/>
          <w:szCs w:val="24"/>
        </w:rPr>
        <w:t>识别</w:t>
      </w:r>
      <w:r>
        <w:rPr>
          <w:rFonts w:ascii="微软雅黑" w:eastAsia="微软雅黑" w:hAnsi="微软雅黑" w:cs="Times New Roman" w:hint="eastAsia"/>
          <w:sz w:val="24"/>
          <w:szCs w:val="24"/>
        </w:rPr>
        <w:t>和认证</w:t>
      </w:r>
      <w:r w:rsidRPr="00B776A4">
        <w:rPr>
          <w:rFonts w:ascii="微软雅黑" w:eastAsia="微软雅黑" w:hAnsi="微软雅黑" w:cs="Times New Roman" w:hint="eastAsia"/>
          <w:sz w:val="24"/>
          <w:szCs w:val="24"/>
        </w:rPr>
        <w:t>过程可以部署在本地或者云端服务器上。声音信号与图像信号相比，无论是数据量还是数据精度都存在数量级的差距，</w:t>
      </w:r>
      <w:r w:rsidRPr="00F0204A">
        <w:rPr>
          <w:rFonts w:ascii="微软雅黑" w:eastAsia="微软雅黑" w:hAnsi="微软雅黑" w:cs="Times New Roman" w:hint="eastAsia"/>
          <w:sz w:val="24"/>
          <w:szCs w:val="24"/>
          <w:highlight w:val="cyan"/>
          <w:rPrChange w:id="86" w:author="Lenovo" w:date="2020-03-27T10:10:00Z">
            <w:rPr>
              <w:rFonts w:ascii="微软雅黑" w:eastAsia="微软雅黑" w:hAnsi="微软雅黑" w:cs="Times New Roman" w:hint="eastAsia"/>
              <w:sz w:val="24"/>
              <w:szCs w:val="24"/>
            </w:rPr>
          </w:rPrChange>
        </w:rPr>
        <w:t>这使得对声音信号的处理不需要如图像处理那样巨大的计算开销，</w:t>
      </w:r>
      <w:r w:rsidRPr="00B776A4">
        <w:rPr>
          <w:rFonts w:ascii="微软雅黑" w:eastAsia="微软雅黑" w:hAnsi="微软雅黑" w:cs="Times New Roman" w:hint="eastAsia"/>
          <w:sz w:val="24"/>
          <w:szCs w:val="24"/>
        </w:rPr>
        <w:t>而且随着各种移动设备计算能力的提升，识别过程的本地部署是可行的。</w:t>
      </w:r>
      <w:r>
        <w:rPr>
          <w:rFonts w:ascii="微软雅黑" w:eastAsia="微软雅黑" w:hAnsi="微软雅黑" w:cs="Times New Roman" w:hint="eastAsia"/>
          <w:sz w:val="24"/>
          <w:szCs w:val="24"/>
        </w:rPr>
        <w:t>另外，本系统用户体验好，</w:t>
      </w:r>
      <w:r w:rsidRPr="00B776A4">
        <w:rPr>
          <w:rFonts w:ascii="微软雅黑" w:eastAsia="微软雅黑" w:hAnsi="微软雅黑" w:cs="Times New Roman" w:hint="eastAsia"/>
          <w:sz w:val="24"/>
          <w:szCs w:val="24"/>
        </w:rPr>
        <w:t>用户通过说话即可同时完成语音信息和嘴唇运动信息的输入，不需要用户进行繁琐的操作，也不需要用户穿戴特殊的设备。</w:t>
      </w:r>
    </w:p>
    <w:p w14:paraId="6FB49258" w14:textId="77777777" w:rsidR="00E66D08" w:rsidRDefault="00E66D08" w:rsidP="00E66D08">
      <w:pPr>
        <w:ind w:firstLineChars="600" w:firstLine="1440"/>
        <w:rPr>
          <w:rFonts w:ascii="微软雅黑" w:eastAsia="微软雅黑" w:hAnsi="微软雅黑" w:cs="Times New Roman"/>
          <w:sz w:val="24"/>
          <w:szCs w:val="24"/>
        </w:rPr>
      </w:pPr>
      <w:r>
        <w:rPr>
          <w:rFonts w:ascii="微软雅黑" w:eastAsia="微软雅黑" w:hAnsi="微软雅黑" w:cs="Times New Roman"/>
          <w:noProof/>
          <w:sz w:val="24"/>
          <w:szCs w:val="24"/>
        </w:rPr>
        <w:drawing>
          <wp:inline distT="0" distB="0" distL="0" distR="0" wp14:anchorId="474D927E" wp14:editId="05F9C89D">
            <wp:extent cx="3950335" cy="16440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6587"/>
                    <a:stretch/>
                  </pic:blipFill>
                  <pic:spPr bwMode="auto">
                    <a:xfrm>
                      <a:off x="0" y="0"/>
                      <a:ext cx="3950335" cy="16440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96D2596" w14:textId="50F36241" w:rsidR="007524F4" w:rsidRDefault="00E66D08" w:rsidP="009F3B3D">
      <w:pPr>
        <w:spacing w:after="240"/>
        <w:ind w:firstLineChars="600" w:firstLine="1440"/>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w:t>
      </w:r>
      <w:r>
        <w:rPr>
          <w:rFonts w:ascii="微软雅黑" w:eastAsia="微软雅黑" w:hAnsi="微软雅黑" w:cs="Times New Roman"/>
          <w:sz w:val="24"/>
          <w:szCs w:val="24"/>
        </w:rPr>
        <w:t xml:space="preserve">                    </w:t>
      </w:r>
      <w:r>
        <w:rPr>
          <w:rFonts w:ascii="微软雅黑" w:eastAsia="微软雅黑" w:hAnsi="微软雅黑" w:cs="Times New Roman" w:hint="eastAsia"/>
          <w:sz w:val="24"/>
          <w:szCs w:val="24"/>
        </w:rPr>
        <w:t>图</w:t>
      </w:r>
      <w:r>
        <w:rPr>
          <w:rFonts w:ascii="微软雅黑" w:eastAsia="微软雅黑" w:hAnsi="微软雅黑" w:cs="Times New Roman"/>
          <w:sz w:val="24"/>
          <w:szCs w:val="24"/>
        </w:rPr>
        <w:t>3</w:t>
      </w:r>
      <w:r>
        <w:rPr>
          <w:rFonts w:ascii="微软雅黑" w:eastAsia="微软雅黑" w:hAnsi="微软雅黑" w:cs="Times New Roman" w:hint="eastAsia"/>
          <w:sz w:val="24"/>
          <w:szCs w:val="24"/>
        </w:rPr>
        <w:t>：嘴唇形状</w:t>
      </w:r>
    </w:p>
    <w:p w14:paraId="307E1598" w14:textId="5A0B3FD0" w:rsidR="00131B69" w:rsidRDefault="007524F4" w:rsidP="003C331A">
      <w:pPr>
        <w:spacing w:after="240" w:line="400" w:lineRule="exact"/>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w:t>
      </w:r>
      <w:r w:rsidR="004A3939">
        <w:rPr>
          <w:rFonts w:ascii="微软雅黑" w:eastAsia="微软雅黑" w:hAnsi="微软雅黑" w:cs="Times New Roman" w:hint="eastAsia"/>
          <w:sz w:val="24"/>
          <w:szCs w:val="24"/>
        </w:rPr>
        <w:t>此外，</w:t>
      </w:r>
      <w:r w:rsidR="00E109FC">
        <w:rPr>
          <w:rFonts w:ascii="微软雅黑" w:eastAsia="微软雅黑" w:hAnsi="微软雅黑" w:cs="Times New Roman" w:hint="eastAsia"/>
          <w:sz w:val="24"/>
          <w:szCs w:val="24"/>
        </w:rPr>
        <w:t>为了实现更</w:t>
      </w:r>
      <w:r w:rsidR="00660E20">
        <w:rPr>
          <w:rFonts w:ascii="微软雅黑" w:eastAsia="微软雅黑" w:hAnsi="微软雅黑" w:cs="Times New Roman" w:hint="eastAsia"/>
          <w:sz w:val="24"/>
          <w:szCs w:val="24"/>
        </w:rPr>
        <w:t>高</w:t>
      </w:r>
      <w:r w:rsidR="00E109FC">
        <w:rPr>
          <w:rFonts w:ascii="微软雅黑" w:eastAsia="微软雅黑" w:hAnsi="微软雅黑" w:cs="Times New Roman" w:hint="eastAsia"/>
          <w:sz w:val="24"/>
          <w:szCs w:val="24"/>
        </w:rPr>
        <w:t>安全级的人脸认证机制，</w:t>
      </w:r>
      <w:r w:rsidR="00660E20" w:rsidRPr="00F0204A">
        <w:rPr>
          <w:rFonts w:ascii="微软雅黑" w:eastAsia="微软雅黑" w:hAnsi="微软雅黑" w:cs="Times New Roman" w:hint="eastAsia"/>
          <w:sz w:val="24"/>
          <w:szCs w:val="24"/>
          <w:highlight w:val="cyan"/>
          <w:rPrChange w:id="87" w:author="Lenovo" w:date="2020-03-27T10:11:00Z">
            <w:rPr>
              <w:rFonts w:ascii="微软雅黑" w:eastAsia="微软雅黑" w:hAnsi="微软雅黑" w:cs="Times New Roman" w:hint="eastAsia"/>
              <w:sz w:val="24"/>
              <w:szCs w:val="24"/>
            </w:rPr>
          </w:rPrChange>
        </w:rPr>
        <w:t>我们</w:t>
      </w:r>
      <w:r w:rsidR="00E109FC" w:rsidRPr="00F0204A">
        <w:rPr>
          <w:rFonts w:ascii="微软雅黑" w:eastAsia="微软雅黑" w:hAnsi="微软雅黑" w:cs="Times New Roman" w:hint="eastAsia"/>
          <w:sz w:val="24"/>
          <w:szCs w:val="24"/>
          <w:highlight w:val="cyan"/>
          <w:rPrChange w:id="88" w:author="Lenovo" w:date="2020-03-27T10:11:00Z">
            <w:rPr>
              <w:rFonts w:ascii="微软雅黑" w:eastAsia="微软雅黑" w:hAnsi="微软雅黑" w:cs="Times New Roman" w:hint="eastAsia"/>
              <w:sz w:val="24"/>
              <w:szCs w:val="24"/>
            </w:rPr>
          </w:rPrChange>
        </w:rPr>
        <w:t>将实现基于唇动和人脸的双因子认证。</w:t>
      </w:r>
      <w:r w:rsidR="00E109FC">
        <w:rPr>
          <w:rFonts w:ascii="微软雅黑" w:eastAsia="微软雅黑" w:hAnsi="微软雅黑" w:cs="Times New Roman" w:hint="eastAsia"/>
          <w:sz w:val="24"/>
          <w:szCs w:val="24"/>
        </w:rPr>
        <w:t>人脸因子目前最严峻的问题就是</w:t>
      </w:r>
      <w:r w:rsidR="00660E20">
        <w:rPr>
          <w:rFonts w:ascii="微软雅黑" w:eastAsia="微软雅黑" w:hAnsi="微软雅黑" w:cs="Times New Roman" w:hint="eastAsia"/>
          <w:sz w:val="24"/>
          <w:szCs w:val="24"/>
        </w:rPr>
        <w:t>类似</w:t>
      </w:r>
      <w:r w:rsidR="00E109FC">
        <w:rPr>
          <w:rFonts w:ascii="微软雅黑" w:eastAsia="微软雅黑" w:hAnsi="微软雅黑" w:cs="Times New Roman" w:hint="eastAsia"/>
          <w:sz w:val="24"/>
          <w:szCs w:val="24"/>
        </w:rPr>
        <w:t>图1</w:t>
      </w:r>
      <w:r w:rsidR="00660E20" w:rsidRPr="00660E20">
        <w:rPr>
          <w:rFonts w:ascii="微软雅黑" w:eastAsia="微软雅黑" w:hAnsi="微软雅黑" w:cs="Times New Roman" w:hint="eastAsia"/>
          <w:sz w:val="24"/>
          <w:szCs w:val="24"/>
        </w:rPr>
        <w:t>所示</w:t>
      </w:r>
      <w:r w:rsidR="00660E20">
        <w:rPr>
          <w:rFonts w:ascii="微软雅黑" w:eastAsia="微软雅黑" w:hAnsi="微软雅黑" w:cs="Times New Roman" w:hint="eastAsia"/>
          <w:sz w:val="24"/>
          <w:szCs w:val="24"/>
        </w:rPr>
        <w:t>对抗眼镜</w:t>
      </w:r>
      <w:r w:rsidR="00E109FC">
        <w:rPr>
          <w:rFonts w:ascii="微软雅黑" w:eastAsia="微软雅黑" w:hAnsi="微软雅黑" w:cs="Times New Roman" w:hint="eastAsia"/>
          <w:sz w:val="24"/>
          <w:szCs w:val="24"/>
        </w:rPr>
        <w:t>的人脸噪声。为了解决这个问题，我们分析</w:t>
      </w:r>
      <w:r w:rsidR="004A3939" w:rsidRPr="00F0204A">
        <w:rPr>
          <w:rFonts w:ascii="微软雅黑" w:eastAsia="微软雅黑" w:hAnsi="微软雅黑" w:cs="Times New Roman" w:hint="eastAsia"/>
          <w:sz w:val="24"/>
          <w:szCs w:val="24"/>
          <w:highlight w:val="cyan"/>
          <w:rPrChange w:id="89" w:author="Lenovo" w:date="2020-03-27T10:12:00Z">
            <w:rPr>
              <w:rFonts w:ascii="微软雅黑" w:eastAsia="微软雅黑" w:hAnsi="微软雅黑" w:cs="Times New Roman" w:hint="eastAsia"/>
              <w:sz w:val="24"/>
              <w:szCs w:val="24"/>
            </w:rPr>
          </w:rPrChange>
        </w:rPr>
        <w:t>人脸纹理信息</w:t>
      </w:r>
      <w:r w:rsidR="00E109FC" w:rsidRPr="00F0204A">
        <w:rPr>
          <w:rFonts w:ascii="微软雅黑" w:eastAsia="微软雅黑" w:hAnsi="微软雅黑" w:cs="Times New Roman" w:hint="eastAsia"/>
          <w:sz w:val="24"/>
          <w:szCs w:val="24"/>
          <w:highlight w:val="cyan"/>
          <w:rPrChange w:id="90" w:author="Lenovo" w:date="2020-03-27T10:12:00Z">
            <w:rPr>
              <w:rFonts w:ascii="微软雅黑" w:eastAsia="微软雅黑" w:hAnsi="微软雅黑" w:cs="Times New Roman" w:hint="eastAsia"/>
              <w:sz w:val="24"/>
              <w:szCs w:val="24"/>
            </w:rPr>
          </w:rPrChange>
        </w:rPr>
        <w:t>并</w:t>
      </w:r>
      <w:r w:rsidR="00AB7745" w:rsidRPr="00F0204A">
        <w:rPr>
          <w:rFonts w:ascii="微软雅黑" w:eastAsia="微软雅黑" w:hAnsi="微软雅黑" w:cs="Times New Roman" w:hint="eastAsia"/>
          <w:sz w:val="24"/>
          <w:szCs w:val="24"/>
          <w:highlight w:val="cyan"/>
          <w:rPrChange w:id="91" w:author="Lenovo" w:date="2020-03-27T10:12:00Z">
            <w:rPr>
              <w:rFonts w:ascii="微软雅黑" w:eastAsia="微软雅黑" w:hAnsi="微软雅黑" w:cs="Times New Roman" w:hint="eastAsia"/>
              <w:sz w:val="24"/>
              <w:szCs w:val="24"/>
            </w:rPr>
          </w:rPrChange>
        </w:rPr>
        <w:t>通过基于频谱残差的人脸纹理分析可以有效检测人脸上的恶意噪声</w:t>
      </w:r>
      <w:r w:rsidR="00E109FC" w:rsidRPr="00F0204A">
        <w:rPr>
          <w:rFonts w:ascii="微软雅黑" w:eastAsia="微软雅黑" w:hAnsi="微软雅黑" w:cs="Times New Roman" w:hint="eastAsia"/>
          <w:sz w:val="24"/>
          <w:szCs w:val="24"/>
          <w:highlight w:val="cyan"/>
          <w:rPrChange w:id="92" w:author="Lenovo" w:date="2020-03-27T10:12:00Z">
            <w:rPr>
              <w:rFonts w:ascii="微软雅黑" w:eastAsia="微软雅黑" w:hAnsi="微软雅黑" w:cs="Times New Roman" w:hint="eastAsia"/>
              <w:sz w:val="24"/>
              <w:szCs w:val="24"/>
            </w:rPr>
          </w:rPrChange>
        </w:rPr>
        <w:t>信息</w:t>
      </w:r>
      <w:r w:rsidR="00AB7745" w:rsidRPr="00F0204A">
        <w:rPr>
          <w:rFonts w:ascii="微软雅黑" w:eastAsia="微软雅黑" w:hAnsi="微软雅黑" w:cs="Times New Roman" w:hint="eastAsia"/>
          <w:sz w:val="24"/>
          <w:szCs w:val="24"/>
          <w:highlight w:val="cyan"/>
          <w:rPrChange w:id="93" w:author="Lenovo" w:date="2020-03-27T10:12:00Z">
            <w:rPr>
              <w:rFonts w:ascii="微软雅黑" w:eastAsia="微软雅黑" w:hAnsi="微软雅黑" w:cs="Times New Roman" w:hint="eastAsia"/>
              <w:sz w:val="24"/>
              <w:szCs w:val="24"/>
            </w:rPr>
          </w:rPrChange>
        </w:rPr>
        <w:t>。通过计算捕获图像数据的log频谱，对</w:t>
      </w:r>
      <w:r w:rsidR="00AB7745" w:rsidRPr="006C479F">
        <w:rPr>
          <w:rFonts w:ascii="微软雅黑" w:eastAsia="微软雅黑" w:hAnsi="微软雅黑" w:cs="Times New Roman" w:hint="eastAsia"/>
          <w:sz w:val="24"/>
          <w:szCs w:val="24"/>
        </w:rPr>
        <w:t>于自然的正常图像，把当前频谱</w:t>
      </w:r>
      <w:r w:rsidR="00E109FC">
        <w:rPr>
          <w:rFonts w:ascii="微软雅黑" w:eastAsia="微软雅黑" w:hAnsi="微软雅黑" w:cs="Times New Roman" w:hint="eastAsia"/>
          <w:sz w:val="24"/>
          <w:szCs w:val="24"/>
        </w:rPr>
        <w:t>曲线减去基准频谱</w:t>
      </w:r>
      <w:r w:rsidR="00AB7745">
        <w:rPr>
          <w:rFonts w:ascii="微软雅黑" w:eastAsia="微软雅黑" w:hAnsi="微软雅黑" w:cs="Times New Roman" w:hint="eastAsia"/>
          <w:sz w:val="24"/>
          <w:szCs w:val="24"/>
        </w:rPr>
        <w:t>可以得到我们需要移除</w:t>
      </w:r>
      <w:r w:rsidR="00AB7745" w:rsidRPr="006C479F">
        <w:rPr>
          <w:rFonts w:ascii="微软雅黑" w:eastAsia="微软雅黑" w:hAnsi="微软雅黑" w:cs="Times New Roman" w:hint="eastAsia"/>
          <w:sz w:val="24"/>
          <w:szCs w:val="24"/>
        </w:rPr>
        <w:t>的</w:t>
      </w:r>
      <w:r w:rsidR="00AB7745">
        <w:rPr>
          <w:rFonts w:ascii="微软雅黑" w:eastAsia="微软雅黑" w:hAnsi="微软雅黑" w:cs="Times New Roman" w:hint="eastAsia"/>
          <w:sz w:val="24"/>
          <w:szCs w:val="24"/>
        </w:rPr>
        <w:t>噪声数据</w:t>
      </w:r>
      <w:r w:rsidR="00E109FC">
        <w:rPr>
          <w:rFonts w:ascii="微软雅黑" w:eastAsia="微软雅黑" w:hAnsi="微软雅黑" w:cs="Times New Roman" w:hint="eastAsia"/>
          <w:sz w:val="24"/>
          <w:szCs w:val="24"/>
        </w:rPr>
        <w:t>特别是恶意的对抗噪声</w:t>
      </w:r>
      <w:r w:rsidR="00AB7745">
        <w:rPr>
          <w:rFonts w:ascii="微软雅黑" w:eastAsia="微软雅黑" w:hAnsi="微软雅黑" w:cs="Times New Roman" w:hint="eastAsia"/>
          <w:sz w:val="24"/>
          <w:szCs w:val="24"/>
        </w:rPr>
        <w:t>，这样可以过滤掉大部分干扰信息，从而实现准确的人脸信息识别</w:t>
      </w:r>
      <w:r w:rsidR="00AB7745" w:rsidRPr="006C479F">
        <w:rPr>
          <w:rFonts w:ascii="微软雅黑" w:eastAsia="微软雅黑" w:hAnsi="微软雅黑" w:cs="Times New Roman" w:hint="eastAsia"/>
          <w:sz w:val="24"/>
          <w:szCs w:val="24"/>
        </w:rPr>
        <w:t>。</w:t>
      </w:r>
      <w:r w:rsidR="00096611">
        <w:rPr>
          <w:rFonts w:ascii="微软雅黑" w:eastAsia="微软雅黑" w:hAnsi="微软雅黑" w:cs="Times New Roman" w:hint="eastAsia"/>
          <w:sz w:val="24"/>
          <w:szCs w:val="24"/>
        </w:rPr>
        <w:t>基于此，我</w:t>
      </w:r>
      <w:r w:rsidR="00096611" w:rsidRPr="00F0204A">
        <w:rPr>
          <w:rFonts w:ascii="微软雅黑" w:eastAsia="微软雅黑" w:hAnsi="微软雅黑" w:cs="Times New Roman" w:hint="eastAsia"/>
          <w:sz w:val="24"/>
          <w:szCs w:val="24"/>
          <w:highlight w:val="cyan"/>
          <w:rPrChange w:id="94" w:author="Lenovo" w:date="2020-03-27T10:13:00Z">
            <w:rPr>
              <w:rFonts w:ascii="微软雅黑" w:eastAsia="微软雅黑" w:hAnsi="微软雅黑" w:cs="Times New Roman" w:hint="eastAsia"/>
              <w:sz w:val="24"/>
              <w:szCs w:val="24"/>
            </w:rPr>
          </w:rPrChange>
        </w:rPr>
        <w:t>们实现基于唇动和可对抗攻击的人脸信息的强双因子认证</w:t>
      </w:r>
      <w:bookmarkStart w:id="95" w:name="_GoBack"/>
      <w:bookmarkEnd w:id="95"/>
      <w:r w:rsidR="00096611">
        <w:rPr>
          <w:rFonts w:ascii="微软雅黑" w:eastAsia="微软雅黑" w:hAnsi="微软雅黑" w:cs="Times New Roman" w:hint="eastAsia"/>
          <w:sz w:val="24"/>
          <w:szCs w:val="24"/>
        </w:rPr>
        <w:t>。</w:t>
      </w:r>
    </w:p>
    <w:p w14:paraId="2432488B" w14:textId="661A26C0" w:rsidR="00FD02DA" w:rsidRDefault="00FD02DA" w:rsidP="003C331A">
      <w:pPr>
        <w:spacing w:after="240" w:line="400" w:lineRule="exact"/>
        <w:rPr>
          <w:rFonts w:ascii="微软雅黑" w:eastAsia="微软雅黑" w:hAnsi="微软雅黑" w:cs="Times New Roman"/>
          <w:sz w:val="24"/>
          <w:szCs w:val="24"/>
        </w:rPr>
      </w:pPr>
      <w:r>
        <w:rPr>
          <w:rFonts w:ascii="微软雅黑" w:eastAsia="微软雅黑" w:hAnsi="微软雅黑" w:cs="Times New Roman" w:hint="eastAsia"/>
          <w:sz w:val="24"/>
          <w:szCs w:val="24"/>
        </w:rPr>
        <w:t xml:space="preserve">    目前申请团队已经</w:t>
      </w:r>
      <w:r w:rsidR="00E47E34">
        <w:rPr>
          <w:rFonts w:ascii="微软雅黑" w:eastAsia="微软雅黑" w:hAnsi="微软雅黑" w:cs="Times New Roman" w:hint="eastAsia"/>
          <w:sz w:val="24"/>
          <w:szCs w:val="24"/>
        </w:rPr>
        <w:t>在声纳检测唇动的可行性方面进行了大量研究和验证，基于50名自愿者的实验表明，唇动的信号可以有效区分不同</w:t>
      </w:r>
      <w:r w:rsidR="0053038D">
        <w:rPr>
          <w:rFonts w:ascii="微软雅黑" w:eastAsia="微软雅黑" w:hAnsi="微软雅黑" w:cs="Times New Roman" w:hint="eastAsia"/>
          <w:sz w:val="24"/>
          <w:szCs w:val="24"/>
        </w:rPr>
        <w:t>的认证用户。接下来讲基</w:t>
      </w:r>
      <w:r w:rsidR="005C2D4B">
        <w:rPr>
          <w:rFonts w:ascii="微软雅黑" w:eastAsia="微软雅黑" w:hAnsi="微软雅黑" w:cs="Times New Roman" w:hint="eastAsia"/>
          <w:sz w:val="24"/>
          <w:szCs w:val="24"/>
        </w:rPr>
        <w:t>于唇动的活体检测机制，并展开基于大量自愿者进行实验验证，同时验证基于唇动的认证机制</w:t>
      </w:r>
      <w:r w:rsidR="0053038D">
        <w:rPr>
          <w:rFonts w:ascii="微软雅黑" w:eastAsia="微软雅黑" w:hAnsi="微软雅黑" w:cs="Times New Roman" w:hint="eastAsia"/>
          <w:sz w:val="24"/>
          <w:szCs w:val="24"/>
        </w:rPr>
        <w:t>。</w:t>
      </w:r>
    </w:p>
    <w:p w14:paraId="5CE9DF5F" w14:textId="77777777" w:rsidR="00F664E6" w:rsidRDefault="00F664E6" w:rsidP="00921CAD">
      <w:pPr>
        <w:pStyle w:val="a3"/>
        <w:numPr>
          <w:ilvl w:val="0"/>
          <w:numId w:val="3"/>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lastRenderedPageBreak/>
        <w:t>人力投入（团队成员）：</w:t>
      </w:r>
    </w:p>
    <w:tbl>
      <w:tblPr>
        <w:tblStyle w:val="a4"/>
        <w:tblW w:w="9215" w:type="dxa"/>
        <w:tblInd w:w="-289" w:type="dxa"/>
        <w:tblLayout w:type="fixed"/>
        <w:tblLook w:val="04A0" w:firstRow="1" w:lastRow="0" w:firstColumn="1" w:lastColumn="0" w:noHBand="0" w:noVBand="1"/>
      </w:tblPr>
      <w:tblGrid>
        <w:gridCol w:w="710"/>
        <w:gridCol w:w="850"/>
        <w:gridCol w:w="964"/>
        <w:gridCol w:w="2693"/>
        <w:gridCol w:w="850"/>
        <w:gridCol w:w="3148"/>
      </w:tblGrid>
      <w:tr w:rsidR="00DD18DA" w:rsidRPr="00FC1C03" w14:paraId="212A18DE" w14:textId="77777777" w:rsidTr="00660E20">
        <w:tc>
          <w:tcPr>
            <w:tcW w:w="710" w:type="dxa"/>
            <w:shd w:val="clear" w:color="auto" w:fill="D9D9D9" w:themeFill="background1" w:themeFillShade="D9"/>
          </w:tcPr>
          <w:p w14:paraId="132B33F4" w14:textId="77777777" w:rsidR="00672575" w:rsidRPr="00FC1C03" w:rsidRDefault="00672575" w:rsidP="00926A42">
            <w:pPr>
              <w:spacing w:line="440" w:lineRule="exact"/>
              <w:jc w:val="center"/>
              <w:rPr>
                <w:rFonts w:ascii="微软雅黑" w:eastAsia="微软雅黑" w:hAnsi="微软雅黑" w:cs="Times New Roman"/>
                <w:b/>
                <w:szCs w:val="21"/>
              </w:rPr>
            </w:pPr>
            <w:r w:rsidRPr="00FC1C03">
              <w:rPr>
                <w:rFonts w:ascii="微软雅黑" w:eastAsia="微软雅黑" w:hAnsi="微软雅黑" w:cs="Times New Roman" w:hint="eastAsia"/>
                <w:b/>
                <w:szCs w:val="21"/>
              </w:rPr>
              <w:t>序号</w:t>
            </w:r>
          </w:p>
        </w:tc>
        <w:tc>
          <w:tcPr>
            <w:tcW w:w="850" w:type="dxa"/>
            <w:shd w:val="clear" w:color="auto" w:fill="D9D9D9" w:themeFill="background1" w:themeFillShade="D9"/>
          </w:tcPr>
          <w:p w14:paraId="7B74D574" w14:textId="77777777" w:rsidR="00672575" w:rsidRPr="00FC1C03" w:rsidRDefault="00672575" w:rsidP="00926A42">
            <w:pPr>
              <w:spacing w:line="440" w:lineRule="exact"/>
              <w:jc w:val="center"/>
              <w:rPr>
                <w:rFonts w:ascii="微软雅黑" w:eastAsia="微软雅黑" w:hAnsi="微软雅黑" w:cs="Times New Roman"/>
                <w:b/>
                <w:szCs w:val="21"/>
              </w:rPr>
            </w:pPr>
            <w:r w:rsidRPr="00FC1C03">
              <w:rPr>
                <w:rFonts w:ascii="微软雅黑" w:eastAsia="微软雅黑" w:hAnsi="微软雅黑" w:cs="Times New Roman" w:hint="eastAsia"/>
                <w:b/>
                <w:szCs w:val="21"/>
              </w:rPr>
              <w:t>姓名</w:t>
            </w:r>
          </w:p>
        </w:tc>
        <w:tc>
          <w:tcPr>
            <w:tcW w:w="964" w:type="dxa"/>
            <w:shd w:val="clear" w:color="auto" w:fill="D9D9D9" w:themeFill="background1" w:themeFillShade="D9"/>
          </w:tcPr>
          <w:p w14:paraId="4C2DBDB9" w14:textId="77777777" w:rsidR="00672575" w:rsidRPr="00FC1C03" w:rsidRDefault="00672575" w:rsidP="00926A42">
            <w:pPr>
              <w:spacing w:line="440" w:lineRule="exact"/>
              <w:jc w:val="center"/>
              <w:rPr>
                <w:rFonts w:ascii="微软雅黑" w:eastAsia="微软雅黑" w:hAnsi="微软雅黑" w:cs="Times New Roman"/>
                <w:b/>
                <w:szCs w:val="21"/>
              </w:rPr>
            </w:pPr>
            <w:r w:rsidRPr="00FC1C03">
              <w:rPr>
                <w:rFonts w:ascii="微软雅黑" w:eastAsia="微软雅黑" w:hAnsi="微软雅黑" w:cs="Times New Roman" w:hint="eastAsia"/>
                <w:b/>
                <w:szCs w:val="21"/>
              </w:rPr>
              <w:t>职称</w:t>
            </w:r>
          </w:p>
        </w:tc>
        <w:tc>
          <w:tcPr>
            <w:tcW w:w="2693" w:type="dxa"/>
            <w:shd w:val="clear" w:color="auto" w:fill="D9D9D9" w:themeFill="background1" w:themeFillShade="D9"/>
          </w:tcPr>
          <w:p w14:paraId="11D44258" w14:textId="77777777" w:rsidR="00672575" w:rsidRPr="00FC1C03" w:rsidRDefault="00672575" w:rsidP="00926A42">
            <w:pPr>
              <w:spacing w:line="440" w:lineRule="exact"/>
              <w:jc w:val="center"/>
              <w:rPr>
                <w:rFonts w:ascii="微软雅黑" w:eastAsia="微软雅黑" w:hAnsi="微软雅黑" w:cs="Times New Roman"/>
                <w:b/>
                <w:szCs w:val="21"/>
              </w:rPr>
            </w:pPr>
            <w:r w:rsidRPr="00FC1C03">
              <w:rPr>
                <w:rFonts w:ascii="微软雅黑" w:eastAsia="微软雅黑" w:hAnsi="微软雅黑" w:cs="Times New Roman" w:hint="eastAsia"/>
                <w:b/>
                <w:szCs w:val="21"/>
              </w:rPr>
              <w:t>主要职责</w:t>
            </w:r>
          </w:p>
        </w:tc>
        <w:tc>
          <w:tcPr>
            <w:tcW w:w="850" w:type="dxa"/>
            <w:shd w:val="clear" w:color="auto" w:fill="D9D9D9" w:themeFill="background1" w:themeFillShade="D9"/>
          </w:tcPr>
          <w:p w14:paraId="1701DF2C" w14:textId="77777777" w:rsidR="00672575" w:rsidRPr="00FC1C03" w:rsidRDefault="00672575" w:rsidP="00926A42">
            <w:pPr>
              <w:spacing w:line="440" w:lineRule="exact"/>
              <w:jc w:val="center"/>
              <w:rPr>
                <w:rFonts w:ascii="微软雅黑" w:eastAsia="微软雅黑" w:hAnsi="微软雅黑" w:cs="Times New Roman"/>
                <w:b/>
                <w:szCs w:val="21"/>
              </w:rPr>
            </w:pPr>
            <w:r>
              <w:rPr>
                <w:rFonts w:ascii="微软雅黑" w:eastAsia="微软雅黑" w:hAnsi="微软雅黑" w:cs="Times New Roman" w:hint="eastAsia"/>
                <w:b/>
                <w:szCs w:val="21"/>
              </w:rPr>
              <w:t>工作量</w:t>
            </w:r>
          </w:p>
        </w:tc>
        <w:tc>
          <w:tcPr>
            <w:tcW w:w="3148" w:type="dxa"/>
            <w:shd w:val="clear" w:color="auto" w:fill="D9D9D9" w:themeFill="background1" w:themeFillShade="D9"/>
          </w:tcPr>
          <w:p w14:paraId="3DDB4D1D" w14:textId="77777777" w:rsidR="00672575" w:rsidRPr="00FC1C03" w:rsidRDefault="00672575" w:rsidP="00926A42">
            <w:pPr>
              <w:spacing w:line="440" w:lineRule="exact"/>
              <w:jc w:val="center"/>
              <w:rPr>
                <w:rFonts w:ascii="微软雅黑" w:eastAsia="微软雅黑" w:hAnsi="微软雅黑" w:cs="Times New Roman"/>
                <w:b/>
                <w:szCs w:val="21"/>
              </w:rPr>
            </w:pPr>
            <w:r>
              <w:rPr>
                <w:rFonts w:ascii="微软雅黑" w:eastAsia="微软雅黑" w:hAnsi="微软雅黑" w:cs="Times New Roman" w:hint="eastAsia"/>
                <w:b/>
                <w:szCs w:val="21"/>
              </w:rPr>
              <w:t>联系方式</w:t>
            </w:r>
          </w:p>
        </w:tc>
      </w:tr>
      <w:tr w:rsidR="00043618" w:rsidRPr="00FC1C03" w14:paraId="23DAB3F1" w14:textId="77777777" w:rsidTr="00660E20">
        <w:tc>
          <w:tcPr>
            <w:tcW w:w="710" w:type="dxa"/>
            <w:vAlign w:val="center"/>
          </w:tcPr>
          <w:p w14:paraId="16E277EE" w14:textId="1835F673" w:rsidR="00043618" w:rsidRDefault="00043618" w:rsidP="00926A42">
            <w:pPr>
              <w:spacing w:line="440" w:lineRule="exact"/>
              <w:jc w:val="center"/>
              <w:rPr>
                <w:rFonts w:ascii="微软雅黑" w:eastAsia="微软雅黑" w:hAnsi="微软雅黑" w:cs="Times New Roman"/>
                <w:szCs w:val="21"/>
              </w:rPr>
            </w:pPr>
            <w:r>
              <w:rPr>
                <w:rFonts w:ascii="微软雅黑" w:eastAsia="微软雅黑" w:hAnsi="微软雅黑" w:cs="Times New Roman" w:hint="eastAsia"/>
                <w:szCs w:val="21"/>
              </w:rPr>
              <w:t>1</w:t>
            </w:r>
          </w:p>
        </w:tc>
        <w:tc>
          <w:tcPr>
            <w:tcW w:w="850" w:type="dxa"/>
            <w:vAlign w:val="center"/>
          </w:tcPr>
          <w:p w14:paraId="091F9857" w14:textId="4C7D44FB" w:rsidR="00043618" w:rsidRPr="00B66AC0" w:rsidRDefault="00043618"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李琦</w:t>
            </w:r>
          </w:p>
        </w:tc>
        <w:tc>
          <w:tcPr>
            <w:tcW w:w="964" w:type="dxa"/>
            <w:vAlign w:val="center"/>
          </w:tcPr>
          <w:p w14:paraId="1C2401E5" w14:textId="3DAA0D3A" w:rsidR="00043618" w:rsidRPr="00B66AC0" w:rsidRDefault="00043618"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副教授</w:t>
            </w:r>
          </w:p>
        </w:tc>
        <w:tc>
          <w:tcPr>
            <w:tcW w:w="2693" w:type="dxa"/>
            <w:vAlign w:val="center"/>
          </w:tcPr>
          <w:p w14:paraId="2C698230" w14:textId="1DCAB5CF" w:rsidR="00043618" w:rsidRPr="00B66AC0" w:rsidRDefault="00043618"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活体检测和认证总体设计</w:t>
            </w:r>
          </w:p>
        </w:tc>
        <w:tc>
          <w:tcPr>
            <w:tcW w:w="850" w:type="dxa"/>
            <w:vAlign w:val="center"/>
          </w:tcPr>
          <w:p w14:paraId="66B436AA" w14:textId="024263DA" w:rsidR="00043618" w:rsidRPr="00B66AC0" w:rsidRDefault="00666C83" w:rsidP="00926A42">
            <w:pPr>
              <w:spacing w:line="440" w:lineRule="exact"/>
              <w:jc w:val="center"/>
              <w:rPr>
                <w:rFonts w:ascii="微软雅黑" w:eastAsia="微软雅黑" w:hAnsi="微软雅黑" w:cs="Times New Roman"/>
                <w:sz w:val="18"/>
                <w:szCs w:val="18"/>
              </w:rPr>
            </w:pPr>
            <w:r>
              <w:rPr>
                <w:rFonts w:ascii="微软雅黑" w:eastAsia="微软雅黑" w:hAnsi="微软雅黑" w:cs="Times New Roman" w:hint="eastAsia"/>
                <w:sz w:val="18"/>
                <w:szCs w:val="18"/>
              </w:rPr>
              <w:t>4</w:t>
            </w:r>
            <w:r w:rsidR="00043618" w:rsidRPr="00B66AC0">
              <w:rPr>
                <w:rFonts w:ascii="微软雅黑" w:eastAsia="微软雅黑" w:hAnsi="微软雅黑" w:cs="Times New Roman" w:hint="eastAsia"/>
                <w:sz w:val="18"/>
                <w:szCs w:val="18"/>
              </w:rPr>
              <w:t>个月</w:t>
            </w:r>
          </w:p>
        </w:tc>
        <w:tc>
          <w:tcPr>
            <w:tcW w:w="3148" w:type="dxa"/>
            <w:vAlign w:val="center"/>
          </w:tcPr>
          <w:p w14:paraId="2AA1FFAF" w14:textId="33A72649" w:rsidR="00043618" w:rsidRPr="00B66AC0" w:rsidRDefault="00043618"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sz w:val="18"/>
                <w:szCs w:val="18"/>
              </w:rPr>
              <w:t>q</w:t>
            </w:r>
            <w:r w:rsidRPr="00B66AC0">
              <w:rPr>
                <w:rFonts w:ascii="微软雅黑" w:eastAsia="微软雅黑" w:hAnsi="微软雅黑" w:cs="Times New Roman" w:hint="eastAsia"/>
                <w:sz w:val="18"/>
                <w:szCs w:val="18"/>
              </w:rPr>
              <w:t>li01@tsinghua.edu.cn</w:t>
            </w:r>
          </w:p>
        </w:tc>
      </w:tr>
      <w:tr w:rsidR="00DD18DA" w:rsidRPr="00FC1C03" w14:paraId="39A88446" w14:textId="77777777" w:rsidTr="00660E20">
        <w:tc>
          <w:tcPr>
            <w:tcW w:w="710" w:type="dxa"/>
            <w:vAlign w:val="center"/>
          </w:tcPr>
          <w:p w14:paraId="6708D37D" w14:textId="474872A6" w:rsidR="00672575" w:rsidRPr="00FC1C03" w:rsidRDefault="00043618" w:rsidP="00926A42">
            <w:pPr>
              <w:spacing w:line="440" w:lineRule="exact"/>
              <w:jc w:val="center"/>
              <w:rPr>
                <w:rFonts w:ascii="微软雅黑" w:eastAsia="微软雅黑" w:hAnsi="微软雅黑" w:cs="Times New Roman"/>
                <w:szCs w:val="21"/>
              </w:rPr>
            </w:pPr>
            <w:r>
              <w:rPr>
                <w:rFonts w:ascii="微软雅黑" w:eastAsia="微软雅黑" w:hAnsi="微软雅黑" w:cs="Times New Roman" w:hint="eastAsia"/>
                <w:szCs w:val="21"/>
              </w:rPr>
              <w:t>2</w:t>
            </w:r>
          </w:p>
        </w:tc>
        <w:tc>
          <w:tcPr>
            <w:tcW w:w="850" w:type="dxa"/>
            <w:vAlign w:val="center"/>
          </w:tcPr>
          <w:p w14:paraId="58A65041" w14:textId="77777777" w:rsidR="00672575" w:rsidRPr="00B66AC0" w:rsidRDefault="00546C1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王骞</w:t>
            </w:r>
          </w:p>
        </w:tc>
        <w:tc>
          <w:tcPr>
            <w:tcW w:w="964" w:type="dxa"/>
            <w:vAlign w:val="center"/>
          </w:tcPr>
          <w:p w14:paraId="7F61B263" w14:textId="77777777" w:rsidR="00672575" w:rsidRPr="00B66AC0" w:rsidRDefault="00546C1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教授</w:t>
            </w:r>
          </w:p>
        </w:tc>
        <w:tc>
          <w:tcPr>
            <w:tcW w:w="2693" w:type="dxa"/>
            <w:vAlign w:val="center"/>
          </w:tcPr>
          <w:p w14:paraId="62058BEE" w14:textId="77777777" w:rsidR="00672575" w:rsidRPr="00B66AC0" w:rsidRDefault="00546C1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sz w:val="18"/>
                <w:szCs w:val="18"/>
              </w:rPr>
              <w:t>L</w:t>
            </w:r>
            <w:r w:rsidRPr="00B66AC0">
              <w:rPr>
                <w:rFonts w:ascii="微软雅黑" w:eastAsia="微软雅黑" w:hAnsi="微软雅黑" w:cs="Times New Roman" w:hint="eastAsia"/>
                <w:sz w:val="18"/>
                <w:szCs w:val="18"/>
              </w:rPr>
              <w:t>ip</w:t>
            </w:r>
            <w:r w:rsidRPr="00B66AC0">
              <w:rPr>
                <w:rFonts w:ascii="微软雅黑" w:eastAsia="微软雅黑" w:hAnsi="微软雅黑" w:cs="Times New Roman"/>
                <w:sz w:val="18"/>
                <w:szCs w:val="18"/>
              </w:rPr>
              <w:t>F</w:t>
            </w:r>
            <w:r w:rsidRPr="00B66AC0">
              <w:rPr>
                <w:rFonts w:ascii="微软雅黑" w:eastAsia="微软雅黑" w:hAnsi="微软雅黑" w:cs="Times New Roman" w:hint="eastAsia"/>
                <w:sz w:val="18"/>
                <w:szCs w:val="18"/>
              </w:rPr>
              <w:t>ace方案总体设计</w:t>
            </w:r>
          </w:p>
        </w:tc>
        <w:tc>
          <w:tcPr>
            <w:tcW w:w="850" w:type="dxa"/>
            <w:vAlign w:val="center"/>
          </w:tcPr>
          <w:p w14:paraId="09D60EFE" w14:textId="290BD2E1" w:rsidR="00672575" w:rsidRPr="00B66AC0" w:rsidRDefault="00666C83" w:rsidP="00926A42">
            <w:pPr>
              <w:spacing w:line="440" w:lineRule="exact"/>
              <w:jc w:val="center"/>
              <w:rPr>
                <w:rFonts w:ascii="微软雅黑" w:eastAsia="微软雅黑" w:hAnsi="微软雅黑" w:cs="Times New Roman"/>
                <w:sz w:val="18"/>
                <w:szCs w:val="18"/>
              </w:rPr>
            </w:pPr>
            <w:r>
              <w:rPr>
                <w:rFonts w:ascii="微软雅黑" w:eastAsia="微软雅黑" w:hAnsi="微软雅黑" w:cs="Times New Roman" w:hint="eastAsia"/>
                <w:sz w:val="18"/>
                <w:szCs w:val="18"/>
              </w:rPr>
              <w:t>4</w:t>
            </w:r>
            <w:r w:rsidR="00B66AC0">
              <w:rPr>
                <w:rFonts w:ascii="微软雅黑" w:eastAsia="微软雅黑" w:hAnsi="微软雅黑" w:cs="Times New Roman" w:hint="eastAsia"/>
                <w:sz w:val="18"/>
                <w:szCs w:val="18"/>
              </w:rPr>
              <w:t>个</w:t>
            </w:r>
            <w:r w:rsidR="00672575" w:rsidRPr="00B66AC0">
              <w:rPr>
                <w:rFonts w:ascii="微软雅黑" w:eastAsia="微软雅黑" w:hAnsi="微软雅黑" w:cs="Times New Roman" w:hint="eastAsia"/>
                <w:sz w:val="18"/>
                <w:szCs w:val="18"/>
              </w:rPr>
              <w:t>月</w:t>
            </w:r>
          </w:p>
        </w:tc>
        <w:tc>
          <w:tcPr>
            <w:tcW w:w="3148" w:type="dxa"/>
            <w:vAlign w:val="center"/>
          </w:tcPr>
          <w:p w14:paraId="7409DE78" w14:textId="77777777" w:rsidR="00672575" w:rsidRPr="00B66AC0" w:rsidRDefault="00546C1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sz w:val="18"/>
                <w:szCs w:val="18"/>
              </w:rPr>
              <w:t>qianwang@whu.edu.</w:t>
            </w:r>
            <w:r w:rsidR="00F25353" w:rsidRPr="00B66AC0">
              <w:rPr>
                <w:rFonts w:ascii="微软雅黑" w:eastAsia="微软雅黑" w:hAnsi="微软雅黑" w:cs="Times New Roman"/>
                <w:sz w:val="18"/>
                <w:szCs w:val="18"/>
              </w:rPr>
              <w:t>cn</w:t>
            </w:r>
          </w:p>
        </w:tc>
      </w:tr>
      <w:tr w:rsidR="00B66AC0" w:rsidRPr="00FC1C03" w14:paraId="6A838BA9" w14:textId="77777777" w:rsidTr="00660E20">
        <w:tc>
          <w:tcPr>
            <w:tcW w:w="710" w:type="dxa"/>
            <w:vAlign w:val="center"/>
          </w:tcPr>
          <w:p w14:paraId="71C91C26" w14:textId="7F04AA1E" w:rsidR="00B66AC0" w:rsidRDefault="005954AC" w:rsidP="00926A42">
            <w:pPr>
              <w:spacing w:line="440" w:lineRule="exact"/>
              <w:jc w:val="center"/>
              <w:rPr>
                <w:rFonts w:ascii="微软雅黑" w:eastAsia="微软雅黑" w:hAnsi="微软雅黑" w:cs="Times New Roman"/>
                <w:szCs w:val="21"/>
              </w:rPr>
            </w:pPr>
            <w:r>
              <w:rPr>
                <w:rFonts w:ascii="微软雅黑" w:eastAsia="微软雅黑" w:hAnsi="微软雅黑" w:cs="Times New Roman" w:hint="eastAsia"/>
                <w:szCs w:val="21"/>
              </w:rPr>
              <w:t>3</w:t>
            </w:r>
          </w:p>
        </w:tc>
        <w:tc>
          <w:tcPr>
            <w:tcW w:w="850" w:type="dxa"/>
            <w:vAlign w:val="center"/>
          </w:tcPr>
          <w:p w14:paraId="4B49DAC9" w14:textId="4578810B" w:rsidR="00B66AC0" w:rsidRPr="00B66AC0" w:rsidRDefault="00B66AC0" w:rsidP="00926A42">
            <w:pPr>
              <w:spacing w:line="440" w:lineRule="exact"/>
              <w:rPr>
                <w:rFonts w:ascii="微软雅黑" w:eastAsia="微软雅黑" w:hAnsi="微软雅黑" w:cs="Times New Roman"/>
                <w:sz w:val="18"/>
                <w:szCs w:val="18"/>
              </w:rPr>
            </w:pPr>
            <w:r w:rsidRPr="00E65B16">
              <w:rPr>
                <w:rFonts w:ascii="微软雅黑" w:eastAsia="微软雅黑" w:hAnsi="微软雅黑" w:cs="Times New Roman" w:hint="eastAsia"/>
                <w:sz w:val="18"/>
                <w:szCs w:val="18"/>
              </w:rPr>
              <w:t>张晓丽</w:t>
            </w:r>
          </w:p>
        </w:tc>
        <w:tc>
          <w:tcPr>
            <w:tcW w:w="964" w:type="dxa"/>
            <w:vAlign w:val="center"/>
          </w:tcPr>
          <w:p w14:paraId="6B5B29F5" w14:textId="02479A6C" w:rsidR="00B66AC0" w:rsidRPr="00B66AC0" w:rsidRDefault="00B66AC0" w:rsidP="00926A42">
            <w:pPr>
              <w:spacing w:line="440" w:lineRule="exact"/>
              <w:rPr>
                <w:rFonts w:ascii="微软雅黑" w:eastAsia="微软雅黑" w:hAnsi="微软雅黑" w:cs="Times New Roman"/>
                <w:sz w:val="18"/>
                <w:szCs w:val="18"/>
              </w:rPr>
            </w:pPr>
            <w:r>
              <w:rPr>
                <w:rFonts w:ascii="微软雅黑" w:eastAsia="微软雅黑" w:hAnsi="微软雅黑" w:cs="Times New Roman" w:hint="eastAsia"/>
                <w:sz w:val="18"/>
                <w:szCs w:val="18"/>
              </w:rPr>
              <w:t>博士生</w:t>
            </w:r>
          </w:p>
        </w:tc>
        <w:tc>
          <w:tcPr>
            <w:tcW w:w="2693" w:type="dxa"/>
            <w:vAlign w:val="center"/>
          </w:tcPr>
          <w:p w14:paraId="23658D26" w14:textId="109715A3" w:rsidR="00B66AC0" w:rsidRPr="00B66AC0" w:rsidRDefault="00E2014D" w:rsidP="00E2014D">
            <w:pPr>
              <w:spacing w:line="440" w:lineRule="exact"/>
              <w:rPr>
                <w:rFonts w:ascii="微软雅黑" w:eastAsia="微软雅黑" w:hAnsi="微软雅黑" w:cs="Times New Roman"/>
                <w:sz w:val="18"/>
                <w:szCs w:val="18"/>
              </w:rPr>
            </w:pPr>
            <w:r>
              <w:rPr>
                <w:rFonts w:ascii="微软雅黑" w:eastAsia="微软雅黑" w:hAnsi="微软雅黑" w:cs="Times New Roman" w:hint="eastAsia"/>
                <w:sz w:val="18"/>
                <w:szCs w:val="18"/>
              </w:rPr>
              <w:t>人脸</w:t>
            </w:r>
            <w:r w:rsidR="00B66AC0">
              <w:rPr>
                <w:rFonts w:ascii="微软雅黑" w:eastAsia="微软雅黑" w:hAnsi="微软雅黑" w:cs="Times New Roman" w:hint="eastAsia"/>
                <w:sz w:val="18"/>
                <w:szCs w:val="18"/>
              </w:rPr>
              <w:t>边缘检测算法的</w:t>
            </w:r>
            <w:r>
              <w:rPr>
                <w:rFonts w:ascii="微软雅黑" w:eastAsia="微软雅黑" w:hAnsi="微软雅黑" w:cs="Times New Roman" w:hint="eastAsia"/>
                <w:sz w:val="18"/>
                <w:szCs w:val="18"/>
              </w:rPr>
              <w:t>设计</w:t>
            </w:r>
          </w:p>
        </w:tc>
        <w:tc>
          <w:tcPr>
            <w:tcW w:w="850" w:type="dxa"/>
            <w:vAlign w:val="center"/>
          </w:tcPr>
          <w:p w14:paraId="09E4A913" w14:textId="5ED4C1C0" w:rsidR="00B66AC0" w:rsidRPr="00B66AC0" w:rsidRDefault="00666C83" w:rsidP="00926A42">
            <w:pPr>
              <w:spacing w:line="440" w:lineRule="exact"/>
              <w:jc w:val="center"/>
              <w:rPr>
                <w:rFonts w:ascii="微软雅黑" w:eastAsia="微软雅黑" w:hAnsi="微软雅黑" w:cs="Times New Roman"/>
                <w:sz w:val="18"/>
                <w:szCs w:val="18"/>
              </w:rPr>
            </w:pPr>
            <w:r>
              <w:rPr>
                <w:rFonts w:ascii="微软雅黑" w:eastAsia="微软雅黑" w:hAnsi="微软雅黑" w:cs="Times New Roman" w:hint="eastAsia"/>
                <w:sz w:val="18"/>
                <w:szCs w:val="18"/>
              </w:rPr>
              <w:t>8</w:t>
            </w:r>
            <w:r w:rsidR="00B66AC0" w:rsidRPr="00E65B16">
              <w:rPr>
                <w:rFonts w:ascii="微软雅黑" w:eastAsia="微软雅黑" w:hAnsi="微软雅黑" w:cs="Times New Roman" w:hint="eastAsia"/>
                <w:sz w:val="18"/>
                <w:szCs w:val="18"/>
              </w:rPr>
              <w:t>个月</w:t>
            </w:r>
          </w:p>
        </w:tc>
        <w:tc>
          <w:tcPr>
            <w:tcW w:w="3148" w:type="dxa"/>
            <w:vAlign w:val="center"/>
          </w:tcPr>
          <w:p w14:paraId="2436EF35" w14:textId="6391D409" w:rsidR="00B66AC0" w:rsidRPr="00B66AC0" w:rsidRDefault="00B66AC0" w:rsidP="00926A42">
            <w:pPr>
              <w:spacing w:line="440" w:lineRule="exact"/>
              <w:rPr>
                <w:rFonts w:ascii="微软雅黑" w:eastAsia="微软雅黑" w:hAnsi="微软雅黑" w:cs="Times New Roman"/>
                <w:sz w:val="18"/>
                <w:szCs w:val="18"/>
              </w:rPr>
            </w:pPr>
            <w:r w:rsidRPr="00B526CB">
              <w:rPr>
                <w:rFonts w:ascii="微软雅黑" w:eastAsia="微软雅黑" w:hAnsi="微软雅黑" w:cs="Times New Roman"/>
                <w:sz w:val="18"/>
                <w:szCs w:val="18"/>
              </w:rPr>
              <w:t>zhangxl15@mails.tsinghua.edu.cn</w:t>
            </w:r>
          </w:p>
        </w:tc>
      </w:tr>
      <w:tr w:rsidR="00F25353" w:rsidRPr="00FC1C03" w14:paraId="0234D787" w14:textId="77777777" w:rsidTr="00660E20">
        <w:tc>
          <w:tcPr>
            <w:tcW w:w="710" w:type="dxa"/>
            <w:vAlign w:val="center"/>
          </w:tcPr>
          <w:p w14:paraId="10E753D0" w14:textId="0C8267FC" w:rsidR="00F25353" w:rsidRDefault="005954AC" w:rsidP="00926A42">
            <w:pPr>
              <w:spacing w:line="440" w:lineRule="exact"/>
              <w:jc w:val="center"/>
              <w:rPr>
                <w:rFonts w:ascii="微软雅黑" w:eastAsia="微软雅黑" w:hAnsi="微软雅黑" w:cs="Times New Roman"/>
                <w:szCs w:val="21"/>
              </w:rPr>
            </w:pPr>
            <w:r>
              <w:rPr>
                <w:rFonts w:ascii="微软雅黑" w:eastAsia="微软雅黑" w:hAnsi="微软雅黑" w:cs="Times New Roman" w:hint="eastAsia"/>
                <w:szCs w:val="21"/>
              </w:rPr>
              <w:t>4</w:t>
            </w:r>
          </w:p>
        </w:tc>
        <w:tc>
          <w:tcPr>
            <w:tcW w:w="850" w:type="dxa"/>
            <w:vAlign w:val="center"/>
          </w:tcPr>
          <w:p w14:paraId="158718FF" w14:textId="77777777" w:rsidR="00F25353" w:rsidRPr="00B66AC0" w:rsidRDefault="00F25353"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周满</w:t>
            </w:r>
          </w:p>
        </w:tc>
        <w:tc>
          <w:tcPr>
            <w:tcW w:w="964" w:type="dxa"/>
            <w:vAlign w:val="center"/>
          </w:tcPr>
          <w:p w14:paraId="7AD6BE95" w14:textId="0205F5D0" w:rsidR="00F25353" w:rsidRPr="00B66AC0" w:rsidRDefault="00F25353"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博士</w:t>
            </w:r>
            <w:r w:rsidR="00043618" w:rsidRPr="00B66AC0">
              <w:rPr>
                <w:rFonts w:ascii="微软雅黑" w:eastAsia="微软雅黑" w:hAnsi="微软雅黑" w:cs="Times New Roman" w:hint="eastAsia"/>
                <w:sz w:val="18"/>
                <w:szCs w:val="18"/>
              </w:rPr>
              <w:t>生</w:t>
            </w:r>
          </w:p>
        </w:tc>
        <w:tc>
          <w:tcPr>
            <w:tcW w:w="2693" w:type="dxa"/>
            <w:vAlign w:val="center"/>
          </w:tcPr>
          <w:p w14:paraId="1B5A5311" w14:textId="77777777" w:rsidR="00F25353" w:rsidRPr="00B66AC0" w:rsidRDefault="00F25353"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LipFace</w:t>
            </w:r>
            <w:r w:rsidR="00DD18DA" w:rsidRPr="00B66AC0">
              <w:rPr>
                <w:rFonts w:ascii="微软雅黑" w:eastAsia="微软雅黑" w:hAnsi="微软雅黑" w:cs="Times New Roman" w:hint="eastAsia"/>
                <w:sz w:val="18"/>
                <w:szCs w:val="18"/>
              </w:rPr>
              <w:t>系统</w:t>
            </w:r>
            <w:r w:rsidRPr="00B66AC0">
              <w:rPr>
                <w:rFonts w:ascii="微软雅黑" w:eastAsia="微软雅黑" w:hAnsi="微软雅黑" w:cs="Times New Roman" w:hint="eastAsia"/>
                <w:sz w:val="18"/>
                <w:szCs w:val="18"/>
              </w:rPr>
              <w:t>设计</w:t>
            </w:r>
            <w:r w:rsidR="00DD18DA" w:rsidRPr="00B66AC0">
              <w:rPr>
                <w:rFonts w:ascii="微软雅黑" w:eastAsia="微软雅黑" w:hAnsi="微软雅黑" w:cs="Times New Roman" w:hint="eastAsia"/>
                <w:sz w:val="18"/>
                <w:szCs w:val="18"/>
              </w:rPr>
              <w:t>及实现</w:t>
            </w:r>
          </w:p>
        </w:tc>
        <w:tc>
          <w:tcPr>
            <w:tcW w:w="850" w:type="dxa"/>
            <w:vAlign w:val="center"/>
          </w:tcPr>
          <w:p w14:paraId="73316D3E" w14:textId="2E3974F5" w:rsidR="00F25353" w:rsidRPr="00B66AC0" w:rsidRDefault="00666C83" w:rsidP="00926A42">
            <w:pPr>
              <w:spacing w:line="440" w:lineRule="exact"/>
              <w:jc w:val="center"/>
              <w:rPr>
                <w:rFonts w:ascii="微软雅黑" w:eastAsia="微软雅黑" w:hAnsi="微软雅黑" w:cs="Times New Roman"/>
                <w:sz w:val="18"/>
                <w:szCs w:val="18"/>
              </w:rPr>
            </w:pPr>
            <w:r>
              <w:rPr>
                <w:rFonts w:ascii="微软雅黑" w:eastAsia="微软雅黑" w:hAnsi="微软雅黑" w:cs="Times New Roman"/>
                <w:sz w:val="18"/>
                <w:szCs w:val="18"/>
              </w:rPr>
              <w:t>8</w:t>
            </w:r>
            <w:r w:rsidR="00B66AC0">
              <w:rPr>
                <w:rFonts w:ascii="微软雅黑" w:eastAsia="微软雅黑" w:hAnsi="微软雅黑" w:cs="Times New Roman" w:hint="eastAsia"/>
                <w:sz w:val="18"/>
                <w:szCs w:val="18"/>
              </w:rPr>
              <w:t>个</w:t>
            </w:r>
            <w:r w:rsidR="00F25353" w:rsidRPr="00B66AC0">
              <w:rPr>
                <w:rFonts w:ascii="微软雅黑" w:eastAsia="微软雅黑" w:hAnsi="微软雅黑" w:cs="Times New Roman" w:hint="eastAsia"/>
                <w:sz w:val="18"/>
                <w:szCs w:val="18"/>
              </w:rPr>
              <w:t>月</w:t>
            </w:r>
          </w:p>
        </w:tc>
        <w:tc>
          <w:tcPr>
            <w:tcW w:w="3148" w:type="dxa"/>
            <w:vAlign w:val="center"/>
          </w:tcPr>
          <w:p w14:paraId="4A38DAF5" w14:textId="77777777" w:rsidR="00F25353" w:rsidRPr="00B66AC0" w:rsidRDefault="00F25353"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z</w:t>
            </w:r>
            <w:r w:rsidRPr="00B66AC0">
              <w:rPr>
                <w:rFonts w:ascii="微软雅黑" w:eastAsia="微软雅黑" w:hAnsi="微软雅黑" w:cs="Times New Roman"/>
                <w:sz w:val="18"/>
                <w:szCs w:val="18"/>
              </w:rPr>
              <w:t>houman@whu.edu.cn</w:t>
            </w:r>
          </w:p>
        </w:tc>
      </w:tr>
      <w:tr w:rsidR="005954AC" w:rsidRPr="00FC1C03" w14:paraId="68D00855" w14:textId="77777777" w:rsidTr="00660E20">
        <w:tc>
          <w:tcPr>
            <w:tcW w:w="710" w:type="dxa"/>
            <w:vAlign w:val="center"/>
          </w:tcPr>
          <w:p w14:paraId="49613525" w14:textId="74670650" w:rsidR="005954AC" w:rsidRDefault="005954AC" w:rsidP="00926A42">
            <w:pPr>
              <w:spacing w:line="440" w:lineRule="exact"/>
              <w:jc w:val="center"/>
              <w:rPr>
                <w:rFonts w:ascii="微软雅黑" w:eastAsia="微软雅黑" w:hAnsi="微软雅黑" w:cs="Times New Roman"/>
                <w:szCs w:val="21"/>
              </w:rPr>
            </w:pPr>
            <w:r>
              <w:rPr>
                <w:rFonts w:ascii="微软雅黑" w:eastAsia="微软雅黑" w:hAnsi="微软雅黑" w:cs="Times New Roman" w:hint="eastAsia"/>
                <w:szCs w:val="21"/>
              </w:rPr>
              <w:t>5</w:t>
            </w:r>
          </w:p>
        </w:tc>
        <w:tc>
          <w:tcPr>
            <w:tcW w:w="850" w:type="dxa"/>
            <w:vAlign w:val="center"/>
          </w:tcPr>
          <w:p w14:paraId="3140ACF3" w14:textId="2F6A2E57" w:rsidR="005954AC" w:rsidRPr="00B66AC0" w:rsidRDefault="005954A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江沛佩</w:t>
            </w:r>
          </w:p>
        </w:tc>
        <w:tc>
          <w:tcPr>
            <w:tcW w:w="964" w:type="dxa"/>
            <w:vAlign w:val="center"/>
          </w:tcPr>
          <w:p w14:paraId="1937BE52" w14:textId="17807C13" w:rsidR="005954AC" w:rsidRPr="00B66AC0" w:rsidRDefault="005954A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博士生</w:t>
            </w:r>
          </w:p>
        </w:tc>
        <w:tc>
          <w:tcPr>
            <w:tcW w:w="2693" w:type="dxa"/>
            <w:vAlign w:val="center"/>
          </w:tcPr>
          <w:p w14:paraId="0A8D13AD" w14:textId="3724AEC8" w:rsidR="005954AC" w:rsidRPr="00B66AC0" w:rsidRDefault="005954A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基于对抗样本的假冒攻击测试</w:t>
            </w:r>
          </w:p>
        </w:tc>
        <w:tc>
          <w:tcPr>
            <w:tcW w:w="850" w:type="dxa"/>
            <w:vAlign w:val="center"/>
          </w:tcPr>
          <w:p w14:paraId="61389D0D" w14:textId="1416486F" w:rsidR="005954AC" w:rsidRPr="00B66AC0" w:rsidRDefault="00666C83" w:rsidP="00926A42">
            <w:pPr>
              <w:spacing w:line="440" w:lineRule="exact"/>
              <w:jc w:val="center"/>
              <w:rPr>
                <w:rFonts w:ascii="微软雅黑" w:eastAsia="微软雅黑" w:hAnsi="微软雅黑" w:cs="Times New Roman"/>
                <w:sz w:val="18"/>
                <w:szCs w:val="18"/>
              </w:rPr>
            </w:pPr>
            <w:r>
              <w:rPr>
                <w:rFonts w:ascii="微软雅黑" w:eastAsia="微软雅黑" w:hAnsi="微软雅黑" w:cs="Times New Roman" w:hint="eastAsia"/>
                <w:sz w:val="18"/>
                <w:szCs w:val="18"/>
              </w:rPr>
              <w:t>8</w:t>
            </w:r>
            <w:r w:rsidR="005954AC">
              <w:rPr>
                <w:rFonts w:ascii="微软雅黑" w:eastAsia="微软雅黑" w:hAnsi="微软雅黑" w:cs="Times New Roman" w:hint="eastAsia"/>
                <w:sz w:val="18"/>
                <w:szCs w:val="18"/>
              </w:rPr>
              <w:t>个</w:t>
            </w:r>
            <w:r w:rsidR="005954AC" w:rsidRPr="00B66AC0">
              <w:rPr>
                <w:rFonts w:ascii="微软雅黑" w:eastAsia="微软雅黑" w:hAnsi="微软雅黑" w:cs="Times New Roman" w:hint="eastAsia"/>
                <w:sz w:val="18"/>
                <w:szCs w:val="18"/>
              </w:rPr>
              <w:t>月</w:t>
            </w:r>
          </w:p>
        </w:tc>
        <w:tc>
          <w:tcPr>
            <w:tcW w:w="3148" w:type="dxa"/>
            <w:vAlign w:val="center"/>
          </w:tcPr>
          <w:p w14:paraId="53EDE752" w14:textId="07AC7B59" w:rsidR="005954AC" w:rsidRPr="00B66AC0" w:rsidRDefault="005954AC"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sz w:val="18"/>
                <w:szCs w:val="18"/>
              </w:rPr>
              <w:t>ppjiang@whu.edu.cn</w:t>
            </w:r>
          </w:p>
        </w:tc>
      </w:tr>
      <w:tr w:rsidR="00EE2484" w:rsidRPr="00FC1C03" w14:paraId="5474E843" w14:textId="77777777" w:rsidTr="00660E20">
        <w:tc>
          <w:tcPr>
            <w:tcW w:w="710" w:type="dxa"/>
            <w:vAlign w:val="center"/>
          </w:tcPr>
          <w:p w14:paraId="0A12D41A" w14:textId="23FF2DFB" w:rsidR="00EE2484" w:rsidRDefault="00EE2484" w:rsidP="00926A42">
            <w:pPr>
              <w:spacing w:line="440" w:lineRule="exact"/>
              <w:jc w:val="center"/>
              <w:rPr>
                <w:rFonts w:ascii="微软雅黑" w:eastAsia="微软雅黑" w:hAnsi="微软雅黑" w:cs="Times New Roman"/>
                <w:szCs w:val="21"/>
              </w:rPr>
            </w:pPr>
            <w:r>
              <w:rPr>
                <w:rFonts w:ascii="微软雅黑" w:eastAsia="微软雅黑" w:hAnsi="微软雅黑" w:cs="Times New Roman" w:hint="eastAsia"/>
                <w:szCs w:val="21"/>
              </w:rPr>
              <w:t>6</w:t>
            </w:r>
          </w:p>
        </w:tc>
        <w:tc>
          <w:tcPr>
            <w:tcW w:w="850" w:type="dxa"/>
            <w:vAlign w:val="center"/>
          </w:tcPr>
          <w:p w14:paraId="0F5FA5EA" w14:textId="2906D5D3" w:rsidR="00EE2484" w:rsidRPr="00B66AC0" w:rsidRDefault="00EE2484" w:rsidP="00926A42">
            <w:pPr>
              <w:spacing w:line="440" w:lineRule="exact"/>
              <w:rPr>
                <w:rFonts w:ascii="微软雅黑" w:eastAsia="微软雅黑" w:hAnsi="微软雅黑" w:cs="Times New Roman"/>
                <w:sz w:val="18"/>
                <w:szCs w:val="18"/>
              </w:rPr>
            </w:pPr>
            <w:r w:rsidRPr="00E65B16">
              <w:rPr>
                <w:rFonts w:ascii="微软雅黑" w:eastAsia="微软雅黑" w:hAnsi="微软雅黑" w:cs="Times New Roman" w:hint="eastAsia"/>
                <w:sz w:val="18"/>
                <w:szCs w:val="18"/>
              </w:rPr>
              <w:t>郭蕴哲</w:t>
            </w:r>
          </w:p>
        </w:tc>
        <w:tc>
          <w:tcPr>
            <w:tcW w:w="964" w:type="dxa"/>
            <w:vAlign w:val="center"/>
          </w:tcPr>
          <w:p w14:paraId="636CCBE3" w14:textId="70E0234D" w:rsidR="00EE2484" w:rsidRPr="00B66AC0" w:rsidRDefault="00EB3BEE"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硕士生</w:t>
            </w:r>
          </w:p>
        </w:tc>
        <w:tc>
          <w:tcPr>
            <w:tcW w:w="2693" w:type="dxa"/>
            <w:vAlign w:val="center"/>
          </w:tcPr>
          <w:p w14:paraId="5FD6A10C" w14:textId="3EF23CC0" w:rsidR="00EE2484" w:rsidRPr="00B66AC0" w:rsidRDefault="00EE2484" w:rsidP="00926A42">
            <w:pPr>
              <w:spacing w:line="440" w:lineRule="exact"/>
              <w:rPr>
                <w:rFonts w:ascii="微软雅黑" w:eastAsia="微软雅黑" w:hAnsi="微软雅黑" w:cs="Times New Roman"/>
                <w:sz w:val="18"/>
                <w:szCs w:val="18"/>
              </w:rPr>
            </w:pPr>
            <w:r w:rsidRPr="00E65B16">
              <w:rPr>
                <w:rFonts w:ascii="微软雅黑" w:eastAsia="微软雅黑" w:hAnsi="微软雅黑" w:cs="Times New Roman" w:hint="eastAsia"/>
                <w:sz w:val="18"/>
                <w:szCs w:val="18"/>
              </w:rPr>
              <w:t>算法的有效性验证实验</w:t>
            </w:r>
          </w:p>
        </w:tc>
        <w:tc>
          <w:tcPr>
            <w:tcW w:w="850" w:type="dxa"/>
            <w:vAlign w:val="center"/>
          </w:tcPr>
          <w:p w14:paraId="47ED448B" w14:textId="41908234" w:rsidR="00EE2484" w:rsidRPr="00B66AC0" w:rsidRDefault="00666C83" w:rsidP="00926A42">
            <w:pPr>
              <w:spacing w:line="440" w:lineRule="exact"/>
              <w:jc w:val="center"/>
              <w:rPr>
                <w:rFonts w:ascii="微软雅黑" w:eastAsia="微软雅黑" w:hAnsi="微软雅黑" w:cs="Times New Roman"/>
                <w:sz w:val="18"/>
                <w:szCs w:val="18"/>
              </w:rPr>
            </w:pPr>
            <w:r>
              <w:rPr>
                <w:rFonts w:ascii="微软雅黑" w:eastAsia="微软雅黑" w:hAnsi="微软雅黑" w:cs="Times New Roman" w:hint="eastAsia"/>
                <w:sz w:val="18"/>
                <w:szCs w:val="18"/>
              </w:rPr>
              <w:t>8</w:t>
            </w:r>
            <w:r w:rsidR="00EE2484" w:rsidRPr="00E65B16">
              <w:rPr>
                <w:rFonts w:ascii="微软雅黑" w:eastAsia="微软雅黑" w:hAnsi="微软雅黑" w:cs="Times New Roman" w:hint="eastAsia"/>
                <w:sz w:val="18"/>
                <w:szCs w:val="18"/>
              </w:rPr>
              <w:t>个月</w:t>
            </w:r>
          </w:p>
        </w:tc>
        <w:tc>
          <w:tcPr>
            <w:tcW w:w="3148" w:type="dxa"/>
            <w:vAlign w:val="center"/>
          </w:tcPr>
          <w:p w14:paraId="746B53A5" w14:textId="2C81BB3A" w:rsidR="00EE2484" w:rsidRPr="00B66AC0" w:rsidRDefault="00EE2484" w:rsidP="00926A42">
            <w:pPr>
              <w:spacing w:line="440" w:lineRule="exact"/>
              <w:rPr>
                <w:rFonts w:ascii="微软雅黑" w:eastAsia="微软雅黑" w:hAnsi="微软雅黑" w:cs="Times New Roman"/>
                <w:sz w:val="18"/>
                <w:szCs w:val="18"/>
              </w:rPr>
            </w:pPr>
            <w:r w:rsidRPr="00B526CB">
              <w:rPr>
                <w:rFonts w:ascii="微软雅黑" w:eastAsia="微软雅黑" w:hAnsi="微软雅黑" w:cs="Times New Roman"/>
                <w:sz w:val="18"/>
                <w:szCs w:val="18"/>
              </w:rPr>
              <w:t>guo-yz17@mails.tsinghua.edu.cn</w:t>
            </w:r>
          </w:p>
        </w:tc>
      </w:tr>
      <w:tr w:rsidR="00EE2484" w:rsidRPr="00FC1C03" w14:paraId="3C109F02" w14:textId="77777777" w:rsidTr="00660E20">
        <w:tc>
          <w:tcPr>
            <w:tcW w:w="710" w:type="dxa"/>
            <w:vAlign w:val="center"/>
          </w:tcPr>
          <w:p w14:paraId="40EC2E73" w14:textId="0F93AF48" w:rsidR="00EE2484" w:rsidRDefault="00EE2484" w:rsidP="00926A42">
            <w:pPr>
              <w:spacing w:line="440" w:lineRule="exact"/>
              <w:jc w:val="center"/>
              <w:rPr>
                <w:rFonts w:ascii="微软雅黑" w:eastAsia="微软雅黑" w:hAnsi="微软雅黑" w:cs="Times New Roman"/>
                <w:szCs w:val="21"/>
              </w:rPr>
            </w:pPr>
            <w:r>
              <w:rPr>
                <w:rFonts w:ascii="微软雅黑" w:eastAsia="微软雅黑" w:hAnsi="微软雅黑" w:cs="Times New Roman" w:hint="eastAsia"/>
                <w:szCs w:val="21"/>
              </w:rPr>
              <w:t>7</w:t>
            </w:r>
          </w:p>
        </w:tc>
        <w:tc>
          <w:tcPr>
            <w:tcW w:w="850" w:type="dxa"/>
            <w:vAlign w:val="center"/>
          </w:tcPr>
          <w:p w14:paraId="3FBEB703" w14:textId="783AEF4F" w:rsidR="00EE2484" w:rsidRPr="00B66AC0" w:rsidRDefault="00EE2484" w:rsidP="00926A42">
            <w:pPr>
              <w:spacing w:line="440" w:lineRule="exact"/>
              <w:rPr>
                <w:rFonts w:ascii="微软雅黑" w:eastAsia="微软雅黑" w:hAnsi="微软雅黑" w:cs="Times New Roman"/>
                <w:sz w:val="18"/>
                <w:szCs w:val="18"/>
              </w:rPr>
            </w:pPr>
            <w:r w:rsidRPr="00E65B16">
              <w:rPr>
                <w:rFonts w:ascii="微软雅黑" w:eastAsia="微软雅黑" w:hAnsi="微软雅黑" w:cs="Times New Roman" w:hint="eastAsia"/>
                <w:sz w:val="18"/>
                <w:szCs w:val="18"/>
              </w:rPr>
              <w:t>刘旋恺</w:t>
            </w:r>
          </w:p>
        </w:tc>
        <w:tc>
          <w:tcPr>
            <w:tcW w:w="964" w:type="dxa"/>
            <w:vAlign w:val="center"/>
          </w:tcPr>
          <w:p w14:paraId="127FC1A3" w14:textId="4B890CE9" w:rsidR="00EE2484" w:rsidRPr="00B66AC0" w:rsidRDefault="00EB3BEE" w:rsidP="00926A42">
            <w:pPr>
              <w:spacing w:line="440" w:lineRule="exact"/>
              <w:rPr>
                <w:rFonts w:ascii="微软雅黑" w:eastAsia="微软雅黑" w:hAnsi="微软雅黑" w:cs="Times New Roman"/>
                <w:sz w:val="18"/>
                <w:szCs w:val="18"/>
              </w:rPr>
            </w:pPr>
            <w:r w:rsidRPr="00B66AC0">
              <w:rPr>
                <w:rFonts w:ascii="微软雅黑" w:eastAsia="微软雅黑" w:hAnsi="微软雅黑" w:cs="Times New Roman" w:hint="eastAsia"/>
                <w:sz w:val="18"/>
                <w:szCs w:val="18"/>
              </w:rPr>
              <w:t>硕士生</w:t>
            </w:r>
          </w:p>
        </w:tc>
        <w:tc>
          <w:tcPr>
            <w:tcW w:w="2693" w:type="dxa"/>
            <w:vAlign w:val="center"/>
          </w:tcPr>
          <w:p w14:paraId="4A3451FF" w14:textId="676DD3FF" w:rsidR="00EE2484" w:rsidRPr="00B66AC0" w:rsidRDefault="00E51F19" w:rsidP="00E51F19">
            <w:pPr>
              <w:spacing w:line="440" w:lineRule="exact"/>
              <w:rPr>
                <w:rFonts w:ascii="微软雅黑" w:eastAsia="微软雅黑" w:hAnsi="微软雅黑" w:cs="Times New Roman"/>
                <w:sz w:val="18"/>
                <w:szCs w:val="18"/>
              </w:rPr>
            </w:pPr>
            <w:r>
              <w:rPr>
                <w:rFonts w:ascii="微软雅黑" w:eastAsia="微软雅黑" w:hAnsi="微软雅黑" w:cs="Times New Roman" w:hint="eastAsia"/>
                <w:sz w:val="18"/>
                <w:szCs w:val="18"/>
              </w:rPr>
              <w:t>人脸</w:t>
            </w:r>
            <w:r w:rsidR="00EE2484" w:rsidRPr="00B526CB">
              <w:rPr>
                <w:rFonts w:ascii="微软雅黑" w:eastAsia="微软雅黑" w:hAnsi="微软雅黑" w:cs="Times New Roman" w:hint="eastAsia"/>
                <w:sz w:val="18"/>
                <w:szCs w:val="18"/>
              </w:rPr>
              <w:t>显著性检测</w:t>
            </w:r>
            <w:r>
              <w:rPr>
                <w:rFonts w:ascii="微软雅黑" w:eastAsia="微软雅黑" w:hAnsi="微软雅黑" w:cs="Times New Roman" w:hint="eastAsia"/>
                <w:sz w:val="18"/>
                <w:szCs w:val="18"/>
              </w:rPr>
              <w:t>的设计</w:t>
            </w:r>
            <w:r w:rsidRPr="00B66AC0">
              <w:rPr>
                <w:rFonts w:ascii="微软雅黑" w:eastAsia="微软雅黑" w:hAnsi="微软雅黑" w:cs="Times New Roman" w:hint="eastAsia"/>
                <w:sz w:val="18"/>
                <w:szCs w:val="18"/>
              </w:rPr>
              <w:t xml:space="preserve"> </w:t>
            </w:r>
          </w:p>
        </w:tc>
        <w:tc>
          <w:tcPr>
            <w:tcW w:w="850" w:type="dxa"/>
            <w:vAlign w:val="center"/>
          </w:tcPr>
          <w:p w14:paraId="543A7DED" w14:textId="29F4E32B" w:rsidR="00EE2484" w:rsidRPr="00B66AC0" w:rsidRDefault="00666C83" w:rsidP="00926A42">
            <w:pPr>
              <w:spacing w:line="440" w:lineRule="exact"/>
              <w:jc w:val="center"/>
              <w:rPr>
                <w:rFonts w:ascii="微软雅黑" w:eastAsia="微软雅黑" w:hAnsi="微软雅黑" w:cs="Times New Roman"/>
                <w:sz w:val="18"/>
                <w:szCs w:val="18"/>
              </w:rPr>
            </w:pPr>
            <w:r>
              <w:rPr>
                <w:rFonts w:ascii="微软雅黑" w:eastAsia="微软雅黑" w:hAnsi="微软雅黑" w:cs="Times New Roman" w:hint="eastAsia"/>
                <w:sz w:val="18"/>
                <w:szCs w:val="18"/>
              </w:rPr>
              <w:t>8</w:t>
            </w:r>
            <w:r w:rsidR="00EE2484" w:rsidRPr="00E65B16">
              <w:rPr>
                <w:rFonts w:ascii="微软雅黑" w:eastAsia="微软雅黑" w:hAnsi="微软雅黑" w:cs="Times New Roman" w:hint="eastAsia"/>
                <w:sz w:val="18"/>
                <w:szCs w:val="18"/>
              </w:rPr>
              <w:t>个月</w:t>
            </w:r>
          </w:p>
        </w:tc>
        <w:tc>
          <w:tcPr>
            <w:tcW w:w="3148" w:type="dxa"/>
            <w:vAlign w:val="center"/>
          </w:tcPr>
          <w:p w14:paraId="62FDC237" w14:textId="6565CD21" w:rsidR="00EE2484" w:rsidRPr="00B66AC0" w:rsidRDefault="00EE2484" w:rsidP="00926A42">
            <w:pPr>
              <w:spacing w:line="440" w:lineRule="exact"/>
              <w:rPr>
                <w:rFonts w:ascii="微软雅黑" w:eastAsia="微软雅黑" w:hAnsi="微软雅黑" w:cs="Times New Roman"/>
                <w:sz w:val="18"/>
                <w:szCs w:val="18"/>
              </w:rPr>
            </w:pPr>
            <w:r>
              <w:rPr>
                <w:rFonts w:ascii="微软雅黑" w:eastAsia="微软雅黑" w:hAnsi="微软雅黑" w:cs="Times New Roman"/>
                <w:sz w:val="18"/>
                <w:szCs w:val="18"/>
              </w:rPr>
              <w:t>l</w:t>
            </w:r>
            <w:r w:rsidRPr="00B526CB">
              <w:rPr>
                <w:rFonts w:ascii="微软雅黑" w:eastAsia="微软雅黑" w:hAnsi="微软雅黑" w:cs="Times New Roman" w:hint="eastAsia"/>
                <w:sz w:val="18"/>
                <w:szCs w:val="18"/>
              </w:rPr>
              <w:t>iu</w:t>
            </w:r>
            <w:r w:rsidRPr="00B526CB">
              <w:rPr>
                <w:rFonts w:ascii="微软雅黑" w:eastAsia="微软雅黑" w:hAnsi="微软雅黑" w:cs="Times New Roman"/>
                <w:sz w:val="18"/>
                <w:szCs w:val="18"/>
              </w:rPr>
              <w:t>xk18@mails.tsinghua.edu.cn</w:t>
            </w:r>
          </w:p>
        </w:tc>
      </w:tr>
    </w:tbl>
    <w:p w14:paraId="6CF6F45F" w14:textId="77777777" w:rsidR="004A7A89" w:rsidRPr="004942AC" w:rsidRDefault="004A7A89" w:rsidP="00941654">
      <w:pPr>
        <w:pStyle w:val="a3"/>
        <w:numPr>
          <w:ilvl w:val="0"/>
          <w:numId w:val="1"/>
        </w:numPr>
        <w:spacing w:before="240" w:line="300" w:lineRule="auto"/>
        <w:ind w:firstLineChars="0"/>
        <w:rPr>
          <w:rFonts w:ascii="微软雅黑" w:eastAsia="微软雅黑" w:hAnsi="微软雅黑" w:cs="Times New Roman"/>
          <w:sz w:val="28"/>
        </w:rPr>
      </w:pPr>
      <w:r w:rsidRPr="004942AC">
        <w:rPr>
          <w:rFonts w:ascii="微软雅黑" w:eastAsia="微软雅黑" w:hAnsi="微软雅黑" w:cs="Times New Roman" w:hint="eastAsia"/>
          <w:sz w:val="28"/>
        </w:rPr>
        <w:t>项目</w:t>
      </w:r>
      <w:r w:rsidRPr="004942AC">
        <w:rPr>
          <w:rFonts w:ascii="微软雅黑" w:eastAsia="微软雅黑" w:hAnsi="微软雅黑" w:cs="Times New Roman"/>
          <w:sz w:val="28"/>
        </w:rPr>
        <w:t>计划</w:t>
      </w:r>
      <w:r w:rsidRPr="004942AC">
        <w:rPr>
          <w:rFonts w:ascii="微软雅黑" w:eastAsia="微软雅黑" w:hAnsi="微软雅黑" w:cs="Times New Roman" w:hint="eastAsia"/>
          <w:szCs w:val="21"/>
        </w:rPr>
        <w:t>（</w:t>
      </w:r>
      <w:r w:rsidRPr="004A7A89">
        <w:rPr>
          <w:rFonts w:ascii="微软雅黑" w:eastAsia="微软雅黑" w:hAnsi="微软雅黑" w:cs="Times New Roman"/>
          <w:i/>
          <w:szCs w:val="21"/>
        </w:rPr>
        <w:t>请</w:t>
      </w:r>
      <w:r w:rsidRPr="00921CAD">
        <w:rPr>
          <w:rFonts w:ascii="微软雅黑" w:eastAsia="微软雅黑" w:hAnsi="微软雅黑" w:cs="Times New Roman"/>
          <w:b/>
          <w:i/>
          <w:szCs w:val="21"/>
        </w:rPr>
        <w:t>简要</w:t>
      </w:r>
      <w:r w:rsidRPr="004A7A89">
        <w:rPr>
          <w:rFonts w:ascii="微软雅黑" w:eastAsia="微软雅黑" w:hAnsi="微软雅黑" w:cs="Times New Roman" w:hint="eastAsia"/>
          <w:i/>
          <w:szCs w:val="21"/>
        </w:rPr>
        <w:t>填写项目计划，并给出</w:t>
      </w:r>
      <w:r w:rsidRPr="00921CAD">
        <w:rPr>
          <w:rFonts w:ascii="微软雅黑" w:eastAsia="微软雅黑" w:hAnsi="微软雅黑" w:cs="Times New Roman" w:hint="eastAsia"/>
          <w:b/>
          <w:i/>
          <w:szCs w:val="21"/>
        </w:rPr>
        <w:t>里程碑时间节点及产出</w:t>
      </w:r>
      <w:r w:rsidRPr="004942AC">
        <w:rPr>
          <w:rFonts w:ascii="微软雅黑" w:eastAsia="微软雅黑" w:hAnsi="微软雅黑" w:cs="Times New Roman"/>
          <w:szCs w:val="21"/>
        </w:rPr>
        <w:t>）</w:t>
      </w:r>
    </w:p>
    <w:p w14:paraId="540E179A" w14:textId="6513C2BB" w:rsidR="00D301F1" w:rsidRPr="00D301F1" w:rsidRDefault="00D301F1" w:rsidP="00D301F1">
      <w:pPr>
        <w:pStyle w:val="a3"/>
        <w:numPr>
          <w:ilvl w:val="0"/>
          <w:numId w:val="8"/>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2019</w:t>
      </w:r>
      <w:r w:rsidRPr="00D301F1">
        <w:rPr>
          <w:rFonts w:ascii="微软雅黑" w:eastAsia="微软雅黑" w:hAnsi="微软雅黑" w:cs="Times New Roman" w:hint="eastAsia"/>
          <w:sz w:val="24"/>
          <w:szCs w:val="24"/>
        </w:rPr>
        <w:t>年</w:t>
      </w:r>
      <w:r>
        <w:rPr>
          <w:rFonts w:ascii="微软雅黑" w:eastAsia="微软雅黑" w:hAnsi="微软雅黑" w:cs="Times New Roman" w:hint="eastAsia"/>
          <w:sz w:val="24"/>
          <w:szCs w:val="24"/>
        </w:rPr>
        <w:t>9</w:t>
      </w:r>
      <w:r w:rsidRPr="00D301F1">
        <w:rPr>
          <w:rFonts w:ascii="微软雅黑" w:eastAsia="微软雅黑" w:hAnsi="微软雅黑" w:cs="Times New Roman" w:hint="eastAsia"/>
          <w:sz w:val="24"/>
          <w:szCs w:val="24"/>
        </w:rPr>
        <w:t>月1日~</w:t>
      </w:r>
      <w:r w:rsidRPr="00D301F1">
        <w:rPr>
          <w:rFonts w:ascii="微软雅黑" w:eastAsia="微软雅黑" w:hAnsi="微软雅黑" w:cs="Times New Roman"/>
          <w:sz w:val="24"/>
          <w:szCs w:val="24"/>
        </w:rPr>
        <w:t>201</w:t>
      </w:r>
      <w:r w:rsidR="00494343">
        <w:rPr>
          <w:rFonts w:ascii="微软雅黑" w:eastAsia="微软雅黑" w:hAnsi="微软雅黑" w:cs="Times New Roman"/>
          <w:sz w:val="24"/>
          <w:szCs w:val="24"/>
        </w:rPr>
        <w:t>9</w:t>
      </w:r>
      <w:r w:rsidRPr="00D301F1">
        <w:rPr>
          <w:rFonts w:ascii="微软雅黑" w:eastAsia="微软雅黑" w:hAnsi="微软雅黑" w:cs="Times New Roman"/>
          <w:sz w:val="24"/>
          <w:szCs w:val="24"/>
        </w:rPr>
        <w:t>年</w:t>
      </w:r>
      <w:r>
        <w:rPr>
          <w:rFonts w:ascii="微软雅黑" w:eastAsia="微软雅黑" w:hAnsi="微软雅黑" w:cs="Times New Roman" w:hint="eastAsia"/>
          <w:sz w:val="24"/>
          <w:szCs w:val="24"/>
        </w:rPr>
        <w:t>9</w:t>
      </w:r>
      <w:r w:rsidRPr="00D301F1">
        <w:rPr>
          <w:rFonts w:ascii="微软雅黑" w:eastAsia="微软雅黑" w:hAnsi="微软雅黑" w:cs="Times New Roman" w:hint="eastAsia"/>
          <w:sz w:val="24"/>
          <w:szCs w:val="24"/>
        </w:rPr>
        <w:t>月</w:t>
      </w:r>
      <w:r>
        <w:rPr>
          <w:rFonts w:ascii="微软雅黑" w:eastAsia="微软雅黑" w:hAnsi="微软雅黑" w:cs="Times New Roman" w:hint="eastAsia"/>
          <w:sz w:val="24"/>
          <w:szCs w:val="24"/>
        </w:rPr>
        <w:t>30</w:t>
      </w:r>
      <w:r w:rsidRPr="00D301F1">
        <w:rPr>
          <w:rFonts w:ascii="微软雅黑" w:eastAsia="微软雅黑" w:hAnsi="微软雅黑" w:cs="Times New Roman" w:hint="eastAsia"/>
          <w:sz w:val="24"/>
          <w:szCs w:val="24"/>
        </w:rPr>
        <w:t>日</w:t>
      </w:r>
    </w:p>
    <w:p w14:paraId="3BAC5FF0" w14:textId="352BC413" w:rsidR="00D301F1" w:rsidRPr="00D301F1" w:rsidRDefault="00513508" w:rsidP="0094182E">
      <w:pPr>
        <w:pStyle w:val="a3"/>
        <w:spacing w:line="400" w:lineRule="exact"/>
        <w:ind w:left="987" w:firstLineChars="0" w:firstLine="0"/>
        <w:rPr>
          <w:rFonts w:ascii="微软雅黑" w:eastAsia="微软雅黑" w:hAnsi="微软雅黑" w:cs="Times New Roman"/>
          <w:sz w:val="24"/>
          <w:szCs w:val="24"/>
        </w:rPr>
      </w:pPr>
      <w:r>
        <w:rPr>
          <w:rFonts w:ascii="微软雅黑" w:eastAsia="微软雅黑" w:hAnsi="微软雅黑" w:cs="Times New Roman" w:hint="eastAsia"/>
          <w:sz w:val="24"/>
          <w:szCs w:val="24"/>
        </w:rPr>
        <w:t>测试现有活体识别和认证系统的安全性</w:t>
      </w:r>
      <w:r w:rsidR="00D301F1" w:rsidRPr="00D301F1">
        <w:rPr>
          <w:rFonts w:ascii="微软雅黑" w:eastAsia="微软雅黑" w:hAnsi="微软雅黑" w:cs="Times New Roman" w:hint="eastAsia"/>
          <w:sz w:val="24"/>
          <w:szCs w:val="24"/>
        </w:rPr>
        <w:t>；</w:t>
      </w:r>
    </w:p>
    <w:p w14:paraId="5EE950BA" w14:textId="5BAEF8A5" w:rsidR="00D301F1" w:rsidRPr="00D301F1" w:rsidRDefault="00D301F1" w:rsidP="00D301F1">
      <w:pPr>
        <w:pStyle w:val="a3"/>
        <w:numPr>
          <w:ilvl w:val="0"/>
          <w:numId w:val="8"/>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2019</w:t>
      </w:r>
      <w:r w:rsidRPr="00D301F1">
        <w:rPr>
          <w:rFonts w:ascii="微软雅黑" w:eastAsia="微软雅黑" w:hAnsi="微软雅黑" w:cs="Times New Roman" w:hint="eastAsia"/>
          <w:sz w:val="24"/>
          <w:szCs w:val="24"/>
        </w:rPr>
        <w:t>年</w:t>
      </w:r>
      <w:r>
        <w:rPr>
          <w:rFonts w:ascii="微软雅黑" w:eastAsia="微软雅黑" w:hAnsi="微软雅黑" w:cs="Times New Roman" w:hint="eastAsia"/>
          <w:sz w:val="24"/>
          <w:szCs w:val="24"/>
        </w:rPr>
        <w:t>10</w:t>
      </w:r>
      <w:r w:rsidRPr="00D301F1">
        <w:rPr>
          <w:rFonts w:ascii="微软雅黑" w:eastAsia="微软雅黑" w:hAnsi="微软雅黑" w:cs="Times New Roman" w:hint="eastAsia"/>
          <w:sz w:val="24"/>
          <w:szCs w:val="24"/>
        </w:rPr>
        <w:t>月1日~</w:t>
      </w:r>
      <w:r>
        <w:rPr>
          <w:rFonts w:ascii="微软雅黑" w:eastAsia="微软雅黑" w:hAnsi="微软雅黑" w:cs="Times New Roman"/>
          <w:sz w:val="24"/>
          <w:szCs w:val="24"/>
        </w:rPr>
        <w:t>2019</w:t>
      </w:r>
      <w:r w:rsidRPr="00D301F1">
        <w:rPr>
          <w:rFonts w:ascii="微软雅黑" w:eastAsia="微软雅黑" w:hAnsi="微软雅黑" w:cs="Times New Roman"/>
          <w:sz w:val="24"/>
          <w:szCs w:val="24"/>
        </w:rPr>
        <w:t>年</w:t>
      </w:r>
      <w:r>
        <w:rPr>
          <w:rFonts w:ascii="微软雅黑" w:eastAsia="微软雅黑" w:hAnsi="微软雅黑" w:cs="Times New Roman" w:hint="eastAsia"/>
          <w:sz w:val="24"/>
          <w:szCs w:val="24"/>
        </w:rPr>
        <w:t>12</w:t>
      </w:r>
      <w:r w:rsidRPr="00D301F1">
        <w:rPr>
          <w:rFonts w:ascii="微软雅黑" w:eastAsia="微软雅黑" w:hAnsi="微软雅黑" w:cs="Times New Roman" w:hint="eastAsia"/>
          <w:sz w:val="24"/>
          <w:szCs w:val="24"/>
        </w:rPr>
        <w:t>月31日</w:t>
      </w:r>
    </w:p>
    <w:p w14:paraId="37CAE7E8" w14:textId="7A38312E" w:rsidR="00D301F1" w:rsidRPr="00D301F1" w:rsidRDefault="00513508" w:rsidP="0094182E">
      <w:pPr>
        <w:pStyle w:val="a3"/>
        <w:spacing w:line="400" w:lineRule="exact"/>
        <w:ind w:left="987" w:firstLineChars="0" w:firstLine="0"/>
        <w:rPr>
          <w:rFonts w:ascii="微软雅黑" w:eastAsia="微软雅黑" w:hAnsi="微软雅黑" w:cs="Times New Roman"/>
          <w:sz w:val="24"/>
          <w:szCs w:val="24"/>
        </w:rPr>
      </w:pPr>
      <w:r>
        <w:rPr>
          <w:rFonts w:ascii="微软雅黑" w:eastAsia="微软雅黑" w:hAnsi="微软雅黑" w:cs="Times New Roman" w:hint="eastAsia"/>
          <w:sz w:val="24"/>
          <w:szCs w:val="24"/>
        </w:rPr>
        <w:t>设计和实现一种基于唇动的活体检测</w:t>
      </w:r>
      <w:r w:rsidR="00D301F1" w:rsidRPr="00D301F1">
        <w:rPr>
          <w:rFonts w:ascii="微软雅黑" w:eastAsia="微软雅黑" w:hAnsi="微软雅黑" w:cs="Times New Roman" w:hint="eastAsia"/>
          <w:sz w:val="24"/>
          <w:szCs w:val="24"/>
        </w:rPr>
        <w:t>引擎</w:t>
      </w:r>
      <w:r w:rsidR="00E876BE">
        <w:rPr>
          <w:rFonts w:ascii="微软雅黑" w:eastAsia="微软雅黑" w:hAnsi="微软雅黑" w:cs="Times New Roman" w:hint="eastAsia"/>
          <w:sz w:val="24"/>
          <w:szCs w:val="24"/>
        </w:rPr>
        <w:t>及对抗人脸样本检测</w:t>
      </w:r>
      <w:r w:rsidR="00E876BE" w:rsidRPr="00D301F1">
        <w:rPr>
          <w:rFonts w:ascii="微软雅黑" w:eastAsia="微软雅黑" w:hAnsi="微软雅黑" w:cs="Times New Roman" w:hint="eastAsia"/>
          <w:sz w:val="24"/>
          <w:szCs w:val="24"/>
        </w:rPr>
        <w:t>引擎</w:t>
      </w:r>
      <w:r w:rsidR="00D301F1" w:rsidRPr="00D301F1">
        <w:rPr>
          <w:rFonts w:ascii="微软雅黑" w:eastAsia="微软雅黑" w:hAnsi="微软雅黑" w:cs="Times New Roman" w:hint="eastAsia"/>
          <w:sz w:val="24"/>
          <w:szCs w:val="24"/>
        </w:rPr>
        <w:t>；</w:t>
      </w:r>
    </w:p>
    <w:p w14:paraId="7E2F7E2D" w14:textId="7BBBD71D" w:rsidR="00D301F1" w:rsidRPr="00D301F1" w:rsidRDefault="00D301F1" w:rsidP="00D301F1">
      <w:pPr>
        <w:pStyle w:val="a3"/>
        <w:numPr>
          <w:ilvl w:val="0"/>
          <w:numId w:val="8"/>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2020</w:t>
      </w:r>
      <w:r w:rsidRPr="00D301F1">
        <w:rPr>
          <w:rFonts w:ascii="微软雅黑" w:eastAsia="微软雅黑" w:hAnsi="微软雅黑" w:cs="Times New Roman" w:hint="eastAsia"/>
          <w:sz w:val="24"/>
          <w:szCs w:val="24"/>
        </w:rPr>
        <w:t>年</w:t>
      </w:r>
      <w:r>
        <w:rPr>
          <w:rFonts w:ascii="微软雅黑" w:eastAsia="微软雅黑" w:hAnsi="微软雅黑" w:cs="Times New Roman" w:hint="eastAsia"/>
          <w:sz w:val="24"/>
          <w:szCs w:val="24"/>
        </w:rPr>
        <w:t>1</w:t>
      </w:r>
      <w:r w:rsidRPr="00D301F1">
        <w:rPr>
          <w:rFonts w:ascii="微软雅黑" w:eastAsia="微软雅黑" w:hAnsi="微软雅黑" w:cs="Times New Roman" w:hint="eastAsia"/>
          <w:sz w:val="24"/>
          <w:szCs w:val="24"/>
        </w:rPr>
        <w:t>月1日~</w:t>
      </w:r>
      <w:r>
        <w:rPr>
          <w:rFonts w:ascii="微软雅黑" w:eastAsia="微软雅黑" w:hAnsi="微软雅黑" w:cs="Times New Roman"/>
          <w:sz w:val="24"/>
          <w:szCs w:val="24"/>
        </w:rPr>
        <w:t>2020</w:t>
      </w:r>
      <w:r w:rsidRPr="00D301F1">
        <w:rPr>
          <w:rFonts w:ascii="微软雅黑" w:eastAsia="微软雅黑" w:hAnsi="微软雅黑" w:cs="Times New Roman"/>
          <w:sz w:val="24"/>
          <w:szCs w:val="24"/>
        </w:rPr>
        <w:t>年</w:t>
      </w:r>
      <w:r>
        <w:rPr>
          <w:rFonts w:ascii="微软雅黑" w:eastAsia="微软雅黑" w:hAnsi="微软雅黑" w:cs="Times New Roman" w:hint="eastAsia"/>
          <w:sz w:val="24"/>
          <w:szCs w:val="24"/>
        </w:rPr>
        <w:t>1</w:t>
      </w:r>
      <w:r w:rsidRPr="00D301F1">
        <w:rPr>
          <w:rFonts w:ascii="微软雅黑" w:eastAsia="微软雅黑" w:hAnsi="微软雅黑" w:cs="Times New Roman" w:hint="eastAsia"/>
          <w:sz w:val="24"/>
          <w:szCs w:val="24"/>
        </w:rPr>
        <w:t>月30日</w:t>
      </w:r>
    </w:p>
    <w:p w14:paraId="7F088ED0" w14:textId="19DC8F21" w:rsidR="00D301F1" w:rsidRPr="00D301F1" w:rsidRDefault="007904E6" w:rsidP="0094182E">
      <w:pPr>
        <w:pStyle w:val="a3"/>
        <w:spacing w:line="400" w:lineRule="exact"/>
        <w:ind w:left="987" w:firstLineChars="0" w:firstLine="0"/>
        <w:rPr>
          <w:rFonts w:ascii="微软雅黑" w:eastAsia="微软雅黑" w:hAnsi="微软雅黑" w:cs="Times New Roman"/>
          <w:sz w:val="24"/>
          <w:szCs w:val="24"/>
        </w:rPr>
      </w:pPr>
      <w:r>
        <w:rPr>
          <w:rFonts w:ascii="微软雅黑" w:eastAsia="微软雅黑" w:hAnsi="微软雅黑" w:cs="Times New Roman" w:hint="eastAsia"/>
          <w:sz w:val="24"/>
          <w:szCs w:val="24"/>
        </w:rPr>
        <w:t>完成基于唇动的安全人脸认证算法</w:t>
      </w:r>
      <w:r w:rsidR="00D301F1" w:rsidRPr="00D301F1">
        <w:rPr>
          <w:rFonts w:ascii="微软雅黑" w:eastAsia="微软雅黑" w:hAnsi="微软雅黑" w:cs="Times New Roman" w:hint="eastAsia"/>
          <w:sz w:val="24"/>
          <w:szCs w:val="24"/>
        </w:rPr>
        <w:t>；</w:t>
      </w:r>
    </w:p>
    <w:p w14:paraId="065BB52E" w14:textId="703E545A" w:rsidR="00D301F1" w:rsidRPr="00D301F1" w:rsidRDefault="00D301F1" w:rsidP="00D301F1">
      <w:pPr>
        <w:pStyle w:val="a3"/>
        <w:numPr>
          <w:ilvl w:val="0"/>
          <w:numId w:val="8"/>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2020</w:t>
      </w:r>
      <w:r w:rsidRPr="00D301F1">
        <w:rPr>
          <w:rFonts w:ascii="微软雅黑" w:eastAsia="微软雅黑" w:hAnsi="微软雅黑" w:cs="Times New Roman" w:hint="eastAsia"/>
          <w:sz w:val="24"/>
          <w:szCs w:val="24"/>
        </w:rPr>
        <w:t>年</w:t>
      </w:r>
      <w:r w:rsidR="00513508">
        <w:rPr>
          <w:rFonts w:ascii="微软雅黑" w:eastAsia="微软雅黑" w:hAnsi="微软雅黑" w:cs="Times New Roman" w:hint="eastAsia"/>
          <w:sz w:val="24"/>
          <w:szCs w:val="24"/>
        </w:rPr>
        <w:t>2</w:t>
      </w:r>
      <w:r w:rsidRPr="00D301F1">
        <w:rPr>
          <w:rFonts w:ascii="微软雅黑" w:eastAsia="微软雅黑" w:hAnsi="微软雅黑" w:cs="Times New Roman" w:hint="eastAsia"/>
          <w:sz w:val="24"/>
          <w:szCs w:val="24"/>
        </w:rPr>
        <w:t>月1日~</w:t>
      </w:r>
      <w:r w:rsidR="00A32DB1">
        <w:rPr>
          <w:rFonts w:ascii="微软雅黑" w:eastAsia="微软雅黑" w:hAnsi="微软雅黑" w:cs="Times New Roman"/>
          <w:sz w:val="24"/>
          <w:szCs w:val="24"/>
        </w:rPr>
        <w:t>2020</w:t>
      </w:r>
      <w:r w:rsidRPr="00D301F1">
        <w:rPr>
          <w:rFonts w:ascii="微软雅黑" w:eastAsia="微软雅黑" w:hAnsi="微软雅黑" w:cs="Times New Roman"/>
          <w:sz w:val="24"/>
          <w:szCs w:val="24"/>
        </w:rPr>
        <w:t>年</w:t>
      </w:r>
      <w:r w:rsidR="00513508">
        <w:rPr>
          <w:rFonts w:ascii="微软雅黑" w:eastAsia="微软雅黑" w:hAnsi="微软雅黑" w:cs="Times New Roman" w:hint="eastAsia"/>
          <w:sz w:val="24"/>
          <w:szCs w:val="24"/>
        </w:rPr>
        <w:t>3</w:t>
      </w:r>
      <w:r w:rsidRPr="00D301F1">
        <w:rPr>
          <w:rFonts w:ascii="微软雅黑" w:eastAsia="微软雅黑" w:hAnsi="微软雅黑" w:cs="Times New Roman" w:hint="eastAsia"/>
          <w:sz w:val="24"/>
          <w:szCs w:val="24"/>
        </w:rPr>
        <w:t>月31日</w:t>
      </w:r>
    </w:p>
    <w:p w14:paraId="074263AE" w14:textId="744EF9A7" w:rsidR="00D301F1" w:rsidRPr="00D301F1" w:rsidRDefault="007904E6" w:rsidP="0094182E">
      <w:pPr>
        <w:pStyle w:val="a3"/>
        <w:spacing w:line="400" w:lineRule="exact"/>
        <w:ind w:left="987" w:firstLineChars="0" w:firstLine="0"/>
        <w:rPr>
          <w:rFonts w:ascii="微软雅黑" w:eastAsia="微软雅黑" w:hAnsi="微软雅黑" w:cs="Times New Roman"/>
          <w:sz w:val="24"/>
          <w:szCs w:val="24"/>
        </w:rPr>
      </w:pPr>
      <w:r>
        <w:rPr>
          <w:rFonts w:ascii="微软雅黑" w:eastAsia="微软雅黑" w:hAnsi="微软雅黑" w:cs="Times New Roman" w:hint="eastAsia"/>
          <w:sz w:val="24"/>
          <w:szCs w:val="24"/>
        </w:rPr>
        <w:t>基于真实用户的活体识别和人脸认</w:t>
      </w:r>
      <w:r w:rsidR="00513508">
        <w:rPr>
          <w:rFonts w:ascii="微软雅黑" w:eastAsia="微软雅黑" w:hAnsi="微软雅黑" w:cs="Times New Roman" w:hint="eastAsia"/>
          <w:sz w:val="24"/>
          <w:szCs w:val="24"/>
        </w:rPr>
        <w:t>证系统测试</w:t>
      </w:r>
      <w:r w:rsidR="00D301F1" w:rsidRPr="00D301F1">
        <w:rPr>
          <w:rFonts w:ascii="微软雅黑" w:eastAsia="微软雅黑" w:hAnsi="微软雅黑" w:cs="Times New Roman" w:hint="eastAsia"/>
          <w:sz w:val="24"/>
          <w:szCs w:val="24"/>
        </w:rPr>
        <w:t>；</w:t>
      </w:r>
    </w:p>
    <w:p w14:paraId="18F6C602" w14:textId="61BF492B" w:rsidR="00D301F1" w:rsidRPr="00D301F1" w:rsidRDefault="001A0695" w:rsidP="00D301F1">
      <w:pPr>
        <w:pStyle w:val="a3"/>
        <w:numPr>
          <w:ilvl w:val="0"/>
          <w:numId w:val="8"/>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2020</w:t>
      </w:r>
      <w:r w:rsidR="00D301F1" w:rsidRPr="00D301F1">
        <w:rPr>
          <w:rFonts w:ascii="微软雅黑" w:eastAsia="微软雅黑" w:hAnsi="微软雅黑" w:cs="Times New Roman" w:hint="eastAsia"/>
          <w:sz w:val="24"/>
          <w:szCs w:val="24"/>
        </w:rPr>
        <w:t>年</w:t>
      </w:r>
      <w:r w:rsidR="00513508">
        <w:rPr>
          <w:rFonts w:ascii="微软雅黑" w:eastAsia="微软雅黑" w:hAnsi="微软雅黑" w:cs="Times New Roman" w:hint="eastAsia"/>
          <w:sz w:val="24"/>
          <w:szCs w:val="24"/>
        </w:rPr>
        <w:t>4</w:t>
      </w:r>
      <w:r w:rsidR="00D301F1" w:rsidRPr="00D301F1">
        <w:rPr>
          <w:rFonts w:ascii="微软雅黑" w:eastAsia="微软雅黑" w:hAnsi="微软雅黑" w:cs="Times New Roman" w:hint="eastAsia"/>
          <w:sz w:val="24"/>
          <w:szCs w:val="24"/>
        </w:rPr>
        <w:t>月1日~</w:t>
      </w:r>
      <w:r>
        <w:rPr>
          <w:rFonts w:ascii="微软雅黑" w:eastAsia="微软雅黑" w:hAnsi="微软雅黑" w:cs="Times New Roman"/>
          <w:sz w:val="24"/>
          <w:szCs w:val="24"/>
        </w:rPr>
        <w:t>2020</w:t>
      </w:r>
      <w:r w:rsidR="00D301F1" w:rsidRPr="00D301F1">
        <w:rPr>
          <w:rFonts w:ascii="微软雅黑" w:eastAsia="微软雅黑" w:hAnsi="微软雅黑" w:cs="Times New Roman"/>
          <w:sz w:val="24"/>
          <w:szCs w:val="24"/>
        </w:rPr>
        <w:t>年</w:t>
      </w:r>
      <w:r w:rsidR="00513508">
        <w:rPr>
          <w:rFonts w:ascii="微软雅黑" w:eastAsia="微软雅黑" w:hAnsi="微软雅黑" w:cs="Times New Roman" w:hint="eastAsia"/>
          <w:sz w:val="24"/>
          <w:szCs w:val="24"/>
        </w:rPr>
        <w:t>4</w:t>
      </w:r>
      <w:r w:rsidR="00D301F1" w:rsidRPr="00D301F1">
        <w:rPr>
          <w:rFonts w:ascii="微软雅黑" w:eastAsia="微软雅黑" w:hAnsi="微软雅黑" w:cs="Times New Roman" w:hint="eastAsia"/>
          <w:sz w:val="24"/>
          <w:szCs w:val="24"/>
        </w:rPr>
        <w:t>月30日</w:t>
      </w:r>
    </w:p>
    <w:p w14:paraId="4E16EC41" w14:textId="7FB897C4" w:rsidR="00D301F1" w:rsidRPr="00D301F1" w:rsidRDefault="00D301F1" w:rsidP="0094182E">
      <w:pPr>
        <w:pStyle w:val="a3"/>
        <w:spacing w:line="400" w:lineRule="exact"/>
        <w:ind w:left="987" w:firstLineChars="0" w:firstLine="0"/>
        <w:rPr>
          <w:rFonts w:ascii="微软雅黑" w:eastAsia="微软雅黑" w:hAnsi="微软雅黑" w:cs="Times New Roman"/>
          <w:sz w:val="24"/>
          <w:szCs w:val="24"/>
        </w:rPr>
      </w:pPr>
      <w:r w:rsidRPr="00D301F1">
        <w:rPr>
          <w:rFonts w:ascii="微软雅黑" w:eastAsia="微软雅黑" w:hAnsi="微软雅黑" w:cs="Times New Roman" w:hint="eastAsia"/>
          <w:sz w:val="24"/>
          <w:szCs w:val="24"/>
        </w:rPr>
        <w:t>搭建测试环境并进行原型</w:t>
      </w:r>
      <w:r w:rsidR="00513508">
        <w:rPr>
          <w:rFonts w:ascii="微软雅黑" w:eastAsia="微软雅黑" w:hAnsi="微软雅黑" w:cs="Times New Roman" w:hint="eastAsia"/>
          <w:sz w:val="24"/>
          <w:szCs w:val="24"/>
        </w:rPr>
        <w:t>部署</w:t>
      </w:r>
      <w:r w:rsidRPr="00D301F1">
        <w:rPr>
          <w:rFonts w:ascii="微软雅黑" w:eastAsia="微软雅黑" w:hAnsi="微软雅黑" w:cs="Times New Roman" w:hint="eastAsia"/>
          <w:sz w:val="24"/>
          <w:szCs w:val="24"/>
        </w:rPr>
        <w:t>验证。</w:t>
      </w:r>
    </w:p>
    <w:p w14:paraId="5909D387" w14:textId="77777777" w:rsidR="004A7A89" w:rsidRPr="00D301F1" w:rsidRDefault="004A7A89" w:rsidP="00D301F1">
      <w:pPr>
        <w:spacing w:line="400" w:lineRule="exact"/>
        <w:rPr>
          <w:rFonts w:ascii="微软雅黑" w:eastAsia="微软雅黑" w:hAnsi="微软雅黑" w:cs="Times New Roman"/>
          <w:sz w:val="24"/>
          <w:szCs w:val="24"/>
        </w:rPr>
      </w:pPr>
    </w:p>
    <w:p w14:paraId="6904B4FD" w14:textId="77777777" w:rsidR="00F664E6" w:rsidRPr="0088341E" w:rsidRDefault="00F664E6" w:rsidP="00F664E6">
      <w:pPr>
        <w:pStyle w:val="a3"/>
        <w:numPr>
          <w:ilvl w:val="0"/>
          <w:numId w:val="1"/>
        </w:numPr>
        <w:spacing w:line="300" w:lineRule="auto"/>
        <w:ind w:firstLineChars="0"/>
        <w:rPr>
          <w:rFonts w:ascii="微软雅黑" w:eastAsia="微软雅黑" w:hAnsi="微软雅黑" w:cs="Times New Roman"/>
          <w:sz w:val="28"/>
        </w:rPr>
      </w:pPr>
      <w:r>
        <w:rPr>
          <w:rFonts w:ascii="微软雅黑" w:eastAsia="微软雅黑" w:hAnsi="微软雅黑" w:cs="Times New Roman" w:hint="eastAsia"/>
          <w:sz w:val="28"/>
        </w:rPr>
        <w:t>资源</w:t>
      </w:r>
      <w:r w:rsidRPr="004942AC">
        <w:rPr>
          <w:rFonts w:ascii="微软雅黑" w:eastAsia="微软雅黑" w:hAnsi="微软雅黑" w:cs="Times New Roman"/>
          <w:sz w:val="28"/>
        </w:rPr>
        <w:t>需求</w:t>
      </w:r>
      <w:r w:rsidRPr="00214204">
        <w:rPr>
          <w:rFonts w:ascii="微软雅黑" w:eastAsia="微软雅黑" w:hAnsi="微软雅黑" w:cs="Times New Roman" w:hint="eastAsia"/>
          <w:szCs w:val="21"/>
        </w:rPr>
        <w:t>（</w:t>
      </w:r>
      <w:r w:rsidRPr="00C2308E">
        <w:rPr>
          <w:rFonts w:ascii="微软雅黑" w:eastAsia="微软雅黑" w:hAnsi="微软雅黑" w:cs="Times New Roman"/>
          <w:i/>
          <w:szCs w:val="21"/>
        </w:rPr>
        <w:t>请</w:t>
      </w:r>
      <w:r w:rsidRPr="00921CAD">
        <w:rPr>
          <w:rFonts w:ascii="微软雅黑" w:eastAsia="微软雅黑" w:hAnsi="微软雅黑" w:cs="Times New Roman" w:hint="eastAsia"/>
          <w:b/>
          <w:i/>
          <w:szCs w:val="21"/>
        </w:rPr>
        <w:t>简要</w:t>
      </w:r>
      <w:r w:rsidRPr="00C2308E">
        <w:rPr>
          <w:rFonts w:ascii="微软雅黑" w:eastAsia="微软雅黑" w:hAnsi="微软雅黑" w:cs="Times New Roman" w:hint="eastAsia"/>
          <w:i/>
          <w:szCs w:val="21"/>
        </w:rPr>
        <w:t>填写在资金、数据、时间或其他方面的需求</w:t>
      </w:r>
      <w:r>
        <w:rPr>
          <w:rFonts w:ascii="微软雅黑" w:eastAsia="微软雅黑" w:hAnsi="微软雅黑" w:cs="Times New Roman"/>
          <w:szCs w:val="21"/>
        </w:rPr>
        <w:t>）</w:t>
      </w:r>
    </w:p>
    <w:p w14:paraId="74A02AAB" w14:textId="4E46715B" w:rsidR="00F664E6" w:rsidRPr="006633F1" w:rsidRDefault="00F664E6" w:rsidP="006633F1">
      <w:pPr>
        <w:pStyle w:val="a3"/>
        <w:numPr>
          <w:ilvl w:val="0"/>
          <w:numId w:val="9"/>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资金需求：</w:t>
      </w:r>
      <w:r w:rsidR="007A013F" w:rsidRPr="006633F1">
        <w:rPr>
          <w:rFonts w:ascii="微软雅黑" w:eastAsia="微软雅黑" w:hAnsi="微软雅黑" w:cs="Times New Roman"/>
          <w:sz w:val="24"/>
          <w:szCs w:val="24"/>
        </w:rPr>
        <w:t xml:space="preserve"> </w:t>
      </w:r>
    </w:p>
    <w:p w14:paraId="76909BA9" w14:textId="43E8E710" w:rsidR="006166E8" w:rsidRPr="006166E8" w:rsidRDefault="00F664E6" w:rsidP="006166E8">
      <w:pPr>
        <w:pStyle w:val="a3"/>
        <w:numPr>
          <w:ilvl w:val="0"/>
          <w:numId w:val="9"/>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数据需求：</w:t>
      </w:r>
      <w:r w:rsidR="00B90CFF">
        <w:rPr>
          <w:rFonts w:ascii="微软雅黑" w:eastAsia="微软雅黑" w:hAnsi="微软雅黑" w:cs="Times New Roman" w:hint="eastAsia"/>
          <w:sz w:val="24"/>
          <w:szCs w:val="24"/>
        </w:rPr>
        <w:t>真实</w:t>
      </w:r>
      <w:r w:rsidR="00ED2B44">
        <w:rPr>
          <w:rFonts w:ascii="微软雅黑" w:eastAsia="微软雅黑" w:hAnsi="微软雅黑" w:cs="Times New Roman" w:hint="eastAsia"/>
          <w:sz w:val="24"/>
          <w:szCs w:val="24"/>
        </w:rPr>
        <w:t>人脸数据及恶意攻击数据</w:t>
      </w:r>
      <w:r w:rsidR="006166E8">
        <w:rPr>
          <w:rFonts w:ascii="微软雅黑" w:eastAsia="微软雅黑" w:hAnsi="微软雅黑" w:cs="Times New Roman" w:hint="eastAsia"/>
          <w:sz w:val="24"/>
          <w:szCs w:val="24"/>
        </w:rPr>
        <w:t>、</w:t>
      </w:r>
      <w:r w:rsidR="006166E8" w:rsidRPr="006166E8">
        <w:rPr>
          <w:rFonts w:ascii="微软雅黑" w:eastAsia="微软雅黑" w:hAnsi="微软雅黑" w:cs="Times New Roman" w:hint="eastAsia"/>
          <w:sz w:val="24"/>
          <w:szCs w:val="24"/>
        </w:rPr>
        <w:t>人力外包</w:t>
      </w:r>
      <w:r w:rsidR="00F016C2">
        <w:rPr>
          <w:rFonts w:ascii="微软雅黑" w:eastAsia="微软雅黑" w:hAnsi="微软雅黑" w:cs="Times New Roman" w:hint="eastAsia"/>
          <w:sz w:val="24"/>
          <w:szCs w:val="24"/>
        </w:rPr>
        <w:t>验证包括志愿者的</w:t>
      </w:r>
      <w:r w:rsidR="00A33E97">
        <w:rPr>
          <w:rFonts w:ascii="微软雅黑" w:eastAsia="微软雅黑" w:hAnsi="微软雅黑" w:cs="Times New Roman" w:hint="eastAsia"/>
          <w:sz w:val="24"/>
          <w:szCs w:val="24"/>
        </w:rPr>
        <w:t>数据集收集和</w:t>
      </w:r>
      <w:r w:rsidR="008B6E90">
        <w:rPr>
          <w:rFonts w:ascii="微软雅黑" w:eastAsia="微软雅黑" w:hAnsi="微软雅黑" w:cs="Times New Roman" w:hint="eastAsia"/>
          <w:sz w:val="24"/>
          <w:szCs w:val="24"/>
        </w:rPr>
        <w:t>实验验证</w:t>
      </w:r>
    </w:p>
    <w:p w14:paraId="59E6A46F" w14:textId="622C0277" w:rsidR="00F664E6" w:rsidRDefault="00F664E6" w:rsidP="00921CAD">
      <w:pPr>
        <w:pStyle w:val="a3"/>
        <w:numPr>
          <w:ilvl w:val="0"/>
          <w:numId w:val="9"/>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项目周期：</w:t>
      </w:r>
      <w:r w:rsidR="006633F1">
        <w:rPr>
          <w:rFonts w:ascii="微软雅黑" w:eastAsia="微软雅黑" w:hAnsi="微软雅黑" w:cs="Times New Roman" w:hint="eastAsia"/>
          <w:sz w:val="24"/>
          <w:szCs w:val="24"/>
        </w:rPr>
        <w:t>8个月</w:t>
      </w:r>
    </w:p>
    <w:p w14:paraId="003F1A22" w14:textId="7197C064" w:rsidR="00F664E6" w:rsidRDefault="00F664E6" w:rsidP="00921CAD">
      <w:pPr>
        <w:pStyle w:val="a3"/>
        <w:numPr>
          <w:ilvl w:val="0"/>
          <w:numId w:val="9"/>
        </w:numPr>
        <w:spacing w:line="400" w:lineRule="exact"/>
        <w:ind w:firstLineChars="0"/>
        <w:rPr>
          <w:rFonts w:ascii="微软雅黑" w:eastAsia="微软雅黑" w:hAnsi="微软雅黑" w:cs="Times New Roman"/>
          <w:sz w:val="24"/>
          <w:szCs w:val="24"/>
        </w:rPr>
      </w:pPr>
      <w:r>
        <w:rPr>
          <w:rFonts w:ascii="微软雅黑" w:eastAsia="微软雅黑" w:hAnsi="微软雅黑" w:cs="Times New Roman" w:hint="eastAsia"/>
          <w:sz w:val="24"/>
          <w:szCs w:val="24"/>
        </w:rPr>
        <w:t>其他需求：</w:t>
      </w:r>
      <w:r w:rsidR="000C0DD6">
        <w:rPr>
          <w:rFonts w:ascii="微软雅黑" w:eastAsia="微软雅黑" w:hAnsi="微软雅黑" w:cs="Times New Roman" w:hint="eastAsia"/>
          <w:sz w:val="24"/>
          <w:szCs w:val="24"/>
        </w:rPr>
        <w:t>无</w:t>
      </w:r>
    </w:p>
    <w:p w14:paraId="532DC236" w14:textId="77777777" w:rsidR="002D4D1B" w:rsidRPr="004942AC" w:rsidRDefault="002D4D1B" w:rsidP="002D4D1B">
      <w:pPr>
        <w:pStyle w:val="a3"/>
        <w:spacing w:line="400" w:lineRule="exact"/>
        <w:ind w:left="987" w:firstLineChars="0" w:firstLine="0"/>
        <w:rPr>
          <w:rFonts w:ascii="微软雅黑" w:eastAsia="微软雅黑" w:hAnsi="微软雅黑" w:cs="Times New Roman"/>
          <w:sz w:val="24"/>
          <w:szCs w:val="24"/>
        </w:rPr>
      </w:pPr>
    </w:p>
    <w:p w14:paraId="0FDA3BBC" w14:textId="77777777" w:rsidR="00D436E7" w:rsidRPr="004942AC" w:rsidRDefault="00D436E7" w:rsidP="00A63462">
      <w:pPr>
        <w:pStyle w:val="a3"/>
        <w:numPr>
          <w:ilvl w:val="0"/>
          <w:numId w:val="1"/>
        </w:numPr>
        <w:spacing w:line="420" w:lineRule="exact"/>
        <w:ind w:left="578" w:firstLineChars="0" w:hanging="578"/>
        <w:rPr>
          <w:rFonts w:ascii="微软雅黑" w:eastAsia="微软雅黑" w:hAnsi="微软雅黑" w:cs="Times New Roman"/>
          <w:sz w:val="28"/>
        </w:rPr>
      </w:pPr>
      <w:r>
        <w:rPr>
          <w:rFonts w:ascii="微软雅黑" w:eastAsia="微软雅黑" w:hAnsi="微软雅黑" w:cs="Times New Roman" w:hint="eastAsia"/>
          <w:sz w:val="28"/>
        </w:rPr>
        <w:t>团队简介</w:t>
      </w:r>
      <w:r w:rsidRPr="004942AC">
        <w:rPr>
          <w:rFonts w:ascii="微软雅黑" w:eastAsia="微软雅黑" w:hAnsi="微软雅黑" w:cs="Times New Roman" w:hint="eastAsia"/>
          <w:szCs w:val="21"/>
        </w:rPr>
        <w:t>（</w:t>
      </w:r>
      <w:r w:rsidRPr="00C2308E">
        <w:rPr>
          <w:rFonts w:ascii="微软雅黑" w:eastAsia="微软雅黑" w:hAnsi="微软雅黑" w:cs="Times New Roman"/>
          <w:i/>
          <w:szCs w:val="21"/>
        </w:rPr>
        <w:t>请</w:t>
      </w:r>
      <w:r w:rsidR="00C2308E" w:rsidRPr="00921CAD">
        <w:rPr>
          <w:rFonts w:ascii="微软雅黑" w:eastAsia="微软雅黑" w:hAnsi="微软雅黑" w:cs="Times New Roman" w:hint="eastAsia"/>
          <w:b/>
          <w:i/>
          <w:szCs w:val="21"/>
        </w:rPr>
        <w:t>简要</w:t>
      </w:r>
      <w:r w:rsidR="00C2308E" w:rsidRPr="00C2308E">
        <w:rPr>
          <w:rFonts w:ascii="微软雅黑" w:eastAsia="微软雅黑" w:hAnsi="微软雅黑" w:cs="Times New Roman" w:hint="eastAsia"/>
          <w:i/>
          <w:szCs w:val="21"/>
        </w:rPr>
        <w:t>填写</w:t>
      </w:r>
      <w:r w:rsidR="00652716" w:rsidRPr="00921CAD">
        <w:rPr>
          <w:rFonts w:ascii="微软雅黑" w:eastAsia="微软雅黑" w:hAnsi="微软雅黑" w:cs="Times New Roman" w:hint="eastAsia"/>
          <w:b/>
          <w:i/>
          <w:szCs w:val="21"/>
        </w:rPr>
        <w:t>负责人及</w:t>
      </w:r>
      <w:r w:rsidR="00C2308E" w:rsidRPr="00921CAD">
        <w:rPr>
          <w:rFonts w:ascii="微软雅黑" w:eastAsia="微软雅黑" w:hAnsi="微软雅黑" w:cs="Times New Roman" w:hint="eastAsia"/>
          <w:b/>
          <w:i/>
          <w:szCs w:val="21"/>
        </w:rPr>
        <w:t>团队</w:t>
      </w:r>
      <w:r w:rsidR="00C2308E" w:rsidRPr="00C2308E">
        <w:rPr>
          <w:rFonts w:ascii="微软雅黑" w:eastAsia="微软雅黑" w:hAnsi="微软雅黑" w:cs="Times New Roman" w:hint="eastAsia"/>
          <w:i/>
          <w:szCs w:val="21"/>
        </w:rPr>
        <w:t>的专业领域、研究方向、成员规模、已有技术成果、获得奖励等信息</w:t>
      </w:r>
      <w:r w:rsidRPr="004942AC">
        <w:rPr>
          <w:rFonts w:ascii="微软雅黑" w:eastAsia="微软雅黑" w:hAnsi="微软雅黑" w:cs="Times New Roman"/>
          <w:szCs w:val="21"/>
        </w:rPr>
        <w:t>）</w:t>
      </w:r>
    </w:p>
    <w:p w14:paraId="4232434F" w14:textId="62C4A6B0" w:rsidR="00D436E7" w:rsidRDefault="00926A42" w:rsidP="00494343">
      <w:pPr>
        <w:spacing w:after="240" w:line="400" w:lineRule="exact"/>
        <w:ind w:left="567" w:firstLineChars="200" w:firstLine="480"/>
        <w:rPr>
          <w:rFonts w:ascii="微软雅黑" w:eastAsia="微软雅黑" w:hAnsi="微软雅黑" w:cs="Times New Roman"/>
          <w:sz w:val="24"/>
          <w:szCs w:val="24"/>
        </w:rPr>
      </w:pPr>
      <w:r>
        <w:rPr>
          <w:rFonts w:ascii="微软雅黑" w:eastAsia="微软雅黑" w:hAnsi="微软雅黑" w:cs="Times New Roman" w:hint="eastAsia"/>
          <w:sz w:val="24"/>
          <w:szCs w:val="24"/>
        </w:rPr>
        <w:t>申请人研究网络</w:t>
      </w:r>
      <w:r w:rsidR="006633F1" w:rsidRPr="006633F1">
        <w:rPr>
          <w:rFonts w:ascii="微软雅黑" w:eastAsia="微软雅黑" w:hAnsi="微软雅黑" w:cs="Times New Roman" w:hint="eastAsia"/>
          <w:sz w:val="24"/>
          <w:szCs w:val="24"/>
        </w:rPr>
        <w:t>安全</w:t>
      </w:r>
      <w:r w:rsidR="002A6D78">
        <w:rPr>
          <w:rFonts w:ascii="微软雅黑" w:eastAsia="微软雅黑" w:hAnsi="微软雅黑" w:cs="Times New Roman" w:hint="eastAsia"/>
          <w:sz w:val="24"/>
          <w:szCs w:val="24"/>
        </w:rPr>
        <w:t>、移动安全和</w:t>
      </w:r>
      <w:r w:rsidR="00AF47D4">
        <w:rPr>
          <w:rFonts w:ascii="微软雅黑" w:eastAsia="微软雅黑" w:hAnsi="微软雅黑" w:cs="Times New Roman" w:hint="eastAsia"/>
          <w:sz w:val="24"/>
          <w:szCs w:val="24"/>
        </w:rPr>
        <w:t>大数据</w:t>
      </w:r>
      <w:r>
        <w:rPr>
          <w:rFonts w:ascii="微软雅黑" w:eastAsia="微软雅黑" w:hAnsi="微软雅黑" w:cs="Times New Roman" w:hint="eastAsia"/>
          <w:sz w:val="24"/>
          <w:szCs w:val="24"/>
        </w:rPr>
        <w:t>安全</w:t>
      </w:r>
      <w:r w:rsidR="006633F1" w:rsidRPr="006633F1">
        <w:rPr>
          <w:rFonts w:ascii="微软雅黑" w:eastAsia="微软雅黑" w:hAnsi="微软雅黑" w:cs="Times New Roman" w:hint="eastAsia"/>
          <w:sz w:val="24"/>
          <w:szCs w:val="24"/>
        </w:rPr>
        <w:t>，研究团队由1</w:t>
      </w:r>
      <w:r w:rsidR="00AF47D4">
        <w:rPr>
          <w:rFonts w:ascii="微软雅黑" w:eastAsia="微软雅黑" w:hAnsi="微软雅黑" w:cs="Times New Roman" w:hint="eastAsia"/>
          <w:sz w:val="24"/>
          <w:szCs w:val="24"/>
        </w:rPr>
        <w:t>名正</w:t>
      </w:r>
      <w:r w:rsidR="006633F1" w:rsidRPr="006633F1">
        <w:rPr>
          <w:rFonts w:ascii="微软雅黑" w:eastAsia="微软雅黑" w:hAnsi="微软雅黑" w:cs="Times New Roman" w:hint="eastAsia"/>
          <w:sz w:val="24"/>
          <w:szCs w:val="24"/>
        </w:rPr>
        <w:t>教授、</w:t>
      </w:r>
      <w:r w:rsidR="00AF47D4">
        <w:rPr>
          <w:rFonts w:ascii="微软雅黑" w:eastAsia="微软雅黑" w:hAnsi="微软雅黑" w:cs="Times New Roman" w:hint="eastAsia"/>
          <w:sz w:val="24"/>
          <w:szCs w:val="24"/>
        </w:rPr>
        <w:t>1名副教授</w:t>
      </w:r>
      <w:r w:rsidR="00494343">
        <w:rPr>
          <w:rFonts w:ascii="微软雅黑" w:eastAsia="微软雅黑" w:hAnsi="微软雅黑" w:cs="Times New Roman" w:hint="eastAsia"/>
          <w:sz w:val="24"/>
          <w:szCs w:val="24"/>
        </w:rPr>
        <w:t>、</w:t>
      </w:r>
      <w:r w:rsidR="00494343">
        <w:rPr>
          <w:rFonts w:ascii="微软雅黑" w:eastAsia="微软雅黑" w:hAnsi="微软雅黑" w:cs="Times New Roman"/>
          <w:sz w:val="24"/>
          <w:szCs w:val="24"/>
        </w:rPr>
        <w:t>8</w:t>
      </w:r>
      <w:r w:rsidR="006633F1" w:rsidRPr="006633F1">
        <w:rPr>
          <w:rFonts w:ascii="微软雅黑" w:eastAsia="微软雅黑" w:hAnsi="微软雅黑" w:cs="Times New Roman" w:hint="eastAsia"/>
          <w:sz w:val="24"/>
          <w:szCs w:val="24"/>
        </w:rPr>
        <w:t>名研究生</w:t>
      </w:r>
      <w:r w:rsidR="00494343" w:rsidRPr="00494343">
        <w:rPr>
          <w:rFonts w:ascii="微软雅黑" w:eastAsia="微软雅黑" w:hAnsi="微软雅黑" w:cs="Times New Roman" w:hint="eastAsia"/>
          <w:sz w:val="24"/>
          <w:szCs w:val="24"/>
        </w:rPr>
        <w:t>以及</w:t>
      </w:r>
      <w:r w:rsidR="00494343">
        <w:rPr>
          <w:rFonts w:ascii="微软雅黑" w:eastAsia="微软雅黑" w:hAnsi="微软雅黑" w:cs="Times New Roman" w:hint="eastAsia"/>
          <w:sz w:val="24"/>
          <w:szCs w:val="24"/>
        </w:rPr>
        <w:t>1名本科生</w:t>
      </w:r>
      <w:r w:rsidR="006633F1" w:rsidRPr="006633F1">
        <w:rPr>
          <w:rFonts w:ascii="微软雅黑" w:eastAsia="微软雅黑" w:hAnsi="微软雅黑" w:cs="Times New Roman" w:hint="eastAsia"/>
          <w:sz w:val="24"/>
          <w:szCs w:val="24"/>
        </w:rPr>
        <w:t>组成。研究团队在</w:t>
      </w:r>
      <w:r w:rsidR="002A6D78">
        <w:rPr>
          <w:rFonts w:ascii="微软雅黑" w:eastAsia="微软雅黑" w:hAnsi="微软雅黑" w:cs="Times New Roman" w:hint="eastAsia"/>
          <w:sz w:val="24"/>
          <w:szCs w:val="24"/>
        </w:rPr>
        <w:t>相关研究领域</w:t>
      </w:r>
      <w:r w:rsidR="006633F1" w:rsidRPr="006633F1">
        <w:rPr>
          <w:rFonts w:ascii="微软雅黑" w:eastAsia="微软雅黑" w:hAnsi="微软雅黑" w:cs="Times New Roman" w:hint="eastAsia"/>
          <w:sz w:val="24"/>
          <w:szCs w:val="24"/>
        </w:rPr>
        <w:t>，</w:t>
      </w:r>
      <w:r w:rsidR="006633F1" w:rsidRPr="006633F1">
        <w:rPr>
          <w:rFonts w:ascii="微软雅黑" w:eastAsia="微软雅黑" w:hAnsi="微软雅黑" w:cs="Times New Roman" w:hint="eastAsia"/>
          <w:sz w:val="24"/>
          <w:szCs w:val="24"/>
        </w:rPr>
        <w:lastRenderedPageBreak/>
        <w:t>特别是</w:t>
      </w:r>
      <w:r w:rsidR="00AF47D4">
        <w:rPr>
          <w:rFonts w:ascii="微软雅黑" w:eastAsia="微软雅黑" w:hAnsi="微软雅黑" w:cs="Times New Roman" w:hint="eastAsia"/>
          <w:sz w:val="24"/>
          <w:szCs w:val="24"/>
        </w:rPr>
        <w:t>机器学习安全和人脸认证</w:t>
      </w:r>
      <w:r w:rsidR="006633F1" w:rsidRPr="006633F1">
        <w:rPr>
          <w:rFonts w:ascii="微软雅黑" w:eastAsia="微软雅黑" w:hAnsi="微软雅黑" w:cs="Times New Roman" w:hint="eastAsia"/>
          <w:sz w:val="24"/>
          <w:szCs w:val="24"/>
        </w:rPr>
        <w:t>等专业领域有多年的研究基础。</w:t>
      </w:r>
      <w:r w:rsidR="002A6D78">
        <w:rPr>
          <w:rFonts w:ascii="微软雅黑" w:eastAsia="微软雅黑" w:hAnsi="微软雅黑" w:cs="Times New Roman" w:hint="eastAsia"/>
          <w:sz w:val="24"/>
          <w:szCs w:val="24"/>
        </w:rPr>
        <w:t>目前</w:t>
      </w:r>
      <w:r w:rsidR="006633F1" w:rsidRPr="006633F1">
        <w:rPr>
          <w:rFonts w:ascii="微软雅黑" w:eastAsia="微软雅黑" w:hAnsi="微软雅黑" w:cs="Times New Roman" w:hint="eastAsia"/>
          <w:sz w:val="24"/>
          <w:szCs w:val="24"/>
        </w:rPr>
        <w:t>申请人</w:t>
      </w:r>
      <w:r w:rsidR="002A6D78">
        <w:rPr>
          <w:rFonts w:ascii="微软雅黑" w:eastAsia="微软雅黑" w:hAnsi="微软雅黑" w:cs="Times New Roman" w:hint="eastAsia"/>
          <w:sz w:val="24"/>
          <w:szCs w:val="24"/>
        </w:rPr>
        <w:t>已经研发多项恶意账号检测的算法</w:t>
      </w:r>
      <w:r w:rsidR="00AF47D4">
        <w:rPr>
          <w:rFonts w:ascii="微软雅黑" w:eastAsia="微软雅黑" w:hAnsi="微软雅黑" w:cs="Times New Roman" w:hint="eastAsia"/>
          <w:sz w:val="24"/>
          <w:szCs w:val="24"/>
        </w:rPr>
        <w:t>并且得到</w:t>
      </w:r>
      <w:r w:rsidR="006633F1" w:rsidRPr="006633F1">
        <w:rPr>
          <w:rFonts w:ascii="微软雅黑" w:eastAsia="微软雅黑" w:hAnsi="微软雅黑" w:cs="Times New Roman" w:hint="eastAsia"/>
          <w:sz w:val="24"/>
          <w:szCs w:val="24"/>
        </w:rPr>
        <w:t>部署</w:t>
      </w:r>
      <w:r w:rsidR="00AF47D4">
        <w:rPr>
          <w:rFonts w:ascii="微软雅黑" w:eastAsia="微软雅黑" w:hAnsi="微软雅黑" w:cs="Times New Roman" w:hint="eastAsia"/>
          <w:sz w:val="24"/>
          <w:szCs w:val="24"/>
        </w:rPr>
        <w:t>验证</w:t>
      </w:r>
      <w:r w:rsidR="006633F1" w:rsidRPr="006633F1">
        <w:rPr>
          <w:rFonts w:ascii="微软雅黑" w:eastAsia="微软雅黑" w:hAnsi="微软雅黑" w:cs="Times New Roman" w:hint="eastAsia"/>
          <w:sz w:val="24"/>
          <w:szCs w:val="24"/>
        </w:rPr>
        <w:t>。</w:t>
      </w:r>
      <w:r w:rsidR="004330EB">
        <w:rPr>
          <w:rFonts w:ascii="微软雅黑" w:eastAsia="微软雅黑" w:hAnsi="微软雅黑" w:cs="Times New Roman" w:hint="eastAsia"/>
          <w:sz w:val="24"/>
          <w:szCs w:val="24"/>
        </w:rPr>
        <w:t>此外，团队已经研究基于声纳的手机安全机制</w:t>
      </w:r>
      <w:r w:rsidR="00AF0822">
        <w:rPr>
          <w:rFonts w:ascii="微软雅黑" w:eastAsia="微软雅黑" w:hAnsi="微软雅黑" w:cs="Times New Roman" w:hint="eastAsia"/>
          <w:sz w:val="24"/>
          <w:szCs w:val="24"/>
        </w:rPr>
        <w:t>，</w:t>
      </w:r>
      <w:r w:rsidR="00C85C62">
        <w:rPr>
          <w:rFonts w:ascii="微软雅黑" w:eastAsia="微软雅黑" w:hAnsi="微软雅黑" w:cs="Times New Roman" w:hint="eastAsia"/>
          <w:sz w:val="24"/>
          <w:szCs w:val="24"/>
        </w:rPr>
        <w:t>研究</w:t>
      </w:r>
      <w:r w:rsidR="00837D7B">
        <w:rPr>
          <w:rFonts w:ascii="微软雅黑" w:eastAsia="微软雅黑" w:hAnsi="微软雅黑" w:cs="Times New Roman" w:hint="eastAsia"/>
          <w:sz w:val="24"/>
          <w:szCs w:val="24"/>
        </w:rPr>
        <w:t>利用麦克风和扬声器分析</w:t>
      </w:r>
      <w:r w:rsidR="00870DAD">
        <w:rPr>
          <w:rFonts w:ascii="微软雅黑" w:eastAsia="微软雅黑" w:hAnsi="微软雅黑" w:cs="Times New Roman" w:hint="eastAsia"/>
          <w:sz w:val="24"/>
          <w:szCs w:val="24"/>
        </w:rPr>
        <w:t>和破解</w:t>
      </w:r>
      <w:r w:rsidR="00837D7B">
        <w:rPr>
          <w:rFonts w:ascii="微软雅黑" w:eastAsia="微软雅黑" w:hAnsi="微软雅黑" w:cs="Times New Roman" w:hint="eastAsia"/>
          <w:sz w:val="24"/>
          <w:szCs w:val="24"/>
        </w:rPr>
        <w:t>手指解锁图案锁</w:t>
      </w:r>
      <w:r w:rsidR="00870DAD">
        <w:rPr>
          <w:rFonts w:ascii="微软雅黑" w:eastAsia="微软雅黑" w:hAnsi="微软雅黑" w:cs="Times New Roman" w:hint="eastAsia"/>
          <w:sz w:val="24"/>
          <w:szCs w:val="24"/>
        </w:rPr>
        <w:t>的行为</w:t>
      </w:r>
      <w:r w:rsidR="00837D7B">
        <w:rPr>
          <w:rFonts w:ascii="微软雅黑" w:eastAsia="微软雅黑" w:hAnsi="微软雅黑" w:cs="Times New Roman" w:hint="eastAsia"/>
          <w:sz w:val="24"/>
          <w:szCs w:val="24"/>
        </w:rPr>
        <w:t>，攻击准确率接近100%，</w:t>
      </w:r>
      <w:r w:rsidR="00AF0822">
        <w:rPr>
          <w:rFonts w:ascii="微软雅黑" w:eastAsia="微软雅黑" w:hAnsi="微软雅黑" w:cs="Times New Roman" w:hint="eastAsia"/>
          <w:sz w:val="24"/>
          <w:szCs w:val="24"/>
        </w:rPr>
        <w:t>为本研究的顺利进行奠定了基础</w:t>
      </w:r>
      <w:r w:rsidR="00837D7B">
        <w:rPr>
          <w:rFonts w:ascii="微软雅黑" w:eastAsia="微软雅黑" w:hAnsi="微软雅黑" w:cs="Times New Roman" w:hint="eastAsia"/>
          <w:sz w:val="24"/>
          <w:szCs w:val="24"/>
        </w:rPr>
        <w:t>，该研究成果也发表于网络安全顶级会议CCS 2018</w:t>
      </w:r>
      <w:r w:rsidR="00837D7B" w:rsidRPr="00837D7B">
        <w:rPr>
          <w:rFonts w:ascii="微软雅黑" w:eastAsia="微软雅黑" w:hAnsi="微软雅黑" w:cs="Times New Roman" w:hint="eastAsia"/>
          <w:sz w:val="24"/>
          <w:szCs w:val="24"/>
          <w:vertAlign w:val="superscript"/>
        </w:rPr>
        <w:t>[1]</w:t>
      </w:r>
      <w:r w:rsidR="00837D7B">
        <w:rPr>
          <w:rFonts w:ascii="微软雅黑" w:eastAsia="微软雅黑" w:hAnsi="微软雅黑" w:cs="Times New Roman" w:hint="eastAsia"/>
          <w:sz w:val="24"/>
          <w:szCs w:val="24"/>
        </w:rPr>
        <w:t>。</w:t>
      </w:r>
      <w:r w:rsidR="002E615C">
        <w:rPr>
          <w:rFonts w:ascii="微软雅黑" w:eastAsia="微软雅黑" w:hAnsi="微软雅黑" w:cs="Times New Roman" w:hint="eastAsia"/>
          <w:sz w:val="24"/>
          <w:szCs w:val="24"/>
        </w:rPr>
        <w:t>研究团队</w:t>
      </w:r>
      <w:r w:rsidR="006633F1" w:rsidRPr="006633F1">
        <w:rPr>
          <w:rFonts w:ascii="微软雅黑" w:eastAsia="微软雅黑" w:hAnsi="微软雅黑" w:cs="Times New Roman" w:hint="eastAsia"/>
          <w:sz w:val="24"/>
          <w:szCs w:val="24"/>
        </w:rPr>
        <w:t>相关</w:t>
      </w:r>
      <w:r w:rsidR="00AF47D4">
        <w:rPr>
          <w:rFonts w:ascii="微软雅黑" w:eastAsia="微软雅黑" w:hAnsi="微软雅黑" w:cs="Times New Roman" w:hint="eastAsia"/>
          <w:sz w:val="24"/>
          <w:szCs w:val="24"/>
        </w:rPr>
        <w:t>研究成果</w:t>
      </w:r>
      <w:r w:rsidR="006633F1" w:rsidRPr="006633F1">
        <w:rPr>
          <w:rFonts w:ascii="微软雅黑" w:eastAsia="微软雅黑" w:hAnsi="微软雅黑" w:cs="Times New Roman" w:hint="eastAsia"/>
          <w:sz w:val="24"/>
          <w:szCs w:val="24"/>
        </w:rPr>
        <w:t xml:space="preserve">录用或者发表于CCS </w:t>
      </w:r>
      <w:r w:rsidR="005860F4">
        <w:rPr>
          <w:rFonts w:ascii="微软雅黑" w:eastAsia="微软雅黑" w:hAnsi="微软雅黑" w:cs="Times New Roman"/>
          <w:sz w:val="24"/>
          <w:szCs w:val="24"/>
        </w:rPr>
        <w:t>2015/</w:t>
      </w:r>
      <w:r w:rsidR="006633F1" w:rsidRPr="006633F1">
        <w:rPr>
          <w:rFonts w:ascii="微软雅黑" w:eastAsia="微软雅黑" w:hAnsi="微软雅黑" w:cs="Times New Roman" w:hint="eastAsia"/>
          <w:sz w:val="24"/>
          <w:szCs w:val="24"/>
        </w:rPr>
        <w:t>2017</w:t>
      </w:r>
      <w:r w:rsidR="00AF47D4">
        <w:rPr>
          <w:rFonts w:ascii="微软雅黑" w:eastAsia="微软雅黑" w:hAnsi="微软雅黑" w:cs="Times New Roman" w:hint="eastAsia"/>
          <w:sz w:val="24"/>
          <w:szCs w:val="24"/>
        </w:rPr>
        <w:t>-2019</w:t>
      </w:r>
      <w:r w:rsidR="006633F1" w:rsidRPr="006633F1">
        <w:rPr>
          <w:rFonts w:ascii="微软雅黑" w:eastAsia="微软雅黑" w:hAnsi="微软雅黑" w:cs="Times New Roman" w:hint="eastAsia"/>
          <w:sz w:val="24"/>
          <w:szCs w:val="24"/>
        </w:rPr>
        <w:t>、</w:t>
      </w:r>
      <w:r w:rsidR="00AF47D4">
        <w:rPr>
          <w:rFonts w:ascii="微软雅黑" w:eastAsia="微软雅黑" w:hAnsi="微软雅黑" w:cs="Times New Roman" w:hint="eastAsia"/>
          <w:sz w:val="24"/>
          <w:szCs w:val="24"/>
        </w:rPr>
        <w:t>USENIX Security 2019、</w:t>
      </w:r>
      <w:r w:rsidR="00752D7F">
        <w:rPr>
          <w:rFonts w:ascii="微软雅黑" w:eastAsia="微软雅黑" w:hAnsi="微软雅黑" w:cs="Times New Roman" w:hint="eastAsia"/>
          <w:sz w:val="24"/>
          <w:szCs w:val="24"/>
        </w:rPr>
        <w:t>ASPLOS 2019、</w:t>
      </w:r>
      <w:r w:rsidR="00295ADA">
        <w:rPr>
          <w:rFonts w:ascii="微软雅黑" w:eastAsia="微软雅黑" w:hAnsi="微软雅黑" w:cs="Times New Roman" w:hint="eastAsia"/>
          <w:sz w:val="24"/>
          <w:szCs w:val="24"/>
        </w:rPr>
        <w:t>ACSAC 2018、</w:t>
      </w:r>
      <w:r w:rsidR="006633F1" w:rsidRPr="006633F1">
        <w:rPr>
          <w:rFonts w:ascii="微软雅黑" w:eastAsia="微软雅黑" w:hAnsi="微软雅黑" w:cs="Times New Roman" w:hint="eastAsia"/>
          <w:sz w:val="24"/>
          <w:szCs w:val="24"/>
        </w:rPr>
        <w:t>CIKM 2017、DSN 2017</w:t>
      </w:r>
      <w:r w:rsidR="00853A44">
        <w:rPr>
          <w:rFonts w:ascii="微软雅黑" w:eastAsia="微软雅黑" w:hAnsi="微软雅黑" w:cs="Times New Roman"/>
          <w:sz w:val="24"/>
          <w:szCs w:val="24"/>
        </w:rPr>
        <w:t>/2019</w:t>
      </w:r>
      <w:r w:rsidR="00E425B2">
        <w:rPr>
          <w:rFonts w:ascii="微软雅黑" w:eastAsia="微软雅黑" w:hAnsi="微软雅黑" w:cs="Times New Roman" w:hint="eastAsia"/>
          <w:sz w:val="24"/>
          <w:szCs w:val="24"/>
        </w:rPr>
        <w:t>、RAID 2015/2019</w:t>
      </w:r>
      <w:r w:rsidR="00261D1F">
        <w:rPr>
          <w:rFonts w:ascii="微软雅黑" w:eastAsia="微软雅黑" w:hAnsi="微软雅黑" w:cs="Times New Roman" w:hint="eastAsia"/>
          <w:sz w:val="24"/>
          <w:szCs w:val="24"/>
        </w:rPr>
        <w:t>和IEEE/ACM会刊</w:t>
      </w:r>
      <w:r w:rsidR="006633F1" w:rsidRPr="006633F1">
        <w:rPr>
          <w:rFonts w:ascii="微软雅黑" w:eastAsia="微软雅黑" w:hAnsi="微软雅黑" w:cs="Times New Roman" w:hint="eastAsia"/>
          <w:sz w:val="24"/>
          <w:szCs w:val="24"/>
        </w:rPr>
        <w:t>等著名期刊和会议。</w:t>
      </w:r>
      <w:r w:rsidR="00AF0822">
        <w:rPr>
          <w:rFonts w:ascii="微软雅黑" w:eastAsia="微软雅黑" w:hAnsi="微软雅黑" w:cs="Times New Roman" w:hint="eastAsia"/>
          <w:sz w:val="24"/>
          <w:szCs w:val="24"/>
        </w:rPr>
        <w:t>相关研究也年获得2017年北京市科学技术二等奖以及ICDCS、ICNP、SECURECOMM等最佳论文奖等荣誉。</w:t>
      </w:r>
    </w:p>
    <w:p w14:paraId="5F366B0F" w14:textId="6E66D63E" w:rsidR="00837D7B" w:rsidRPr="00021994" w:rsidRDefault="00837D7B" w:rsidP="00021994">
      <w:pPr>
        <w:pStyle w:val="a3"/>
        <w:numPr>
          <w:ilvl w:val="0"/>
          <w:numId w:val="16"/>
        </w:numPr>
        <w:spacing w:line="420" w:lineRule="exact"/>
        <w:ind w:left="516" w:firstLineChars="0"/>
        <w:rPr>
          <w:rFonts w:ascii="微软雅黑" w:eastAsia="微软雅黑" w:hAnsi="微软雅黑" w:cs="Times New Roman"/>
          <w:sz w:val="20"/>
          <w:szCs w:val="20"/>
        </w:rPr>
      </w:pPr>
      <w:r w:rsidRPr="00021994">
        <w:rPr>
          <w:rFonts w:ascii="微软雅黑" w:eastAsia="微软雅黑" w:hAnsi="微软雅黑" w:cs="Times New Roman"/>
          <w:sz w:val="20"/>
          <w:szCs w:val="20"/>
        </w:rPr>
        <w:t xml:space="preserve">Man Zhou, Qian Wang, </w:t>
      </w:r>
      <w:proofErr w:type="spellStart"/>
      <w:r w:rsidRPr="00021994">
        <w:rPr>
          <w:rFonts w:ascii="微软雅黑" w:eastAsia="微软雅黑" w:hAnsi="微软雅黑" w:cs="Times New Roman"/>
          <w:sz w:val="20"/>
          <w:szCs w:val="20"/>
        </w:rPr>
        <w:t>Jingxiao</w:t>
      </w:r>
      <w:proofErr w:type="spellEnd"/>
      <w:r w:rsidRPr="00021994">
        <w:rPr>
          <w:rFonts w:ascii="微软雅黑" w:eastAsia="微软雅黑" w:hAnsi="微软雅黑" w:cs="Times New Roman"/>
          <w:sz w:val="20"/>
          <w:szCs w:val="20"/>
        </w:rPr>
        <w:t xml:space="preserve"> Yang, Qi Li, Feng</w:t>
      </w:r>
      <w:r w:rsidR="00021994">
        <w:rPr>
          <w:rFonts w:ascii="微软雅黑" w:eastAsia="微软雅黑" w:hAnsi="微软雅黑" w:cs="Times New Roman"/>
          <w:sz w:val="20"/>
          <w:szCs w:val="20"/>
        </w:rPr>
        <w:t xml:space="preserve"> Xiao, </w:t>
      </w:r>
      <w:proofErr w:type="spellStart"/>
      <w:r w:rsidR="00021994">
        <w:rPr>
          <w:rFonts w:ascii="微软雅黑" w:eastAsia="微软雅黑" w:hAnsi="微软雅黑" w:cs="Times New Roman"/>
          <w:sz w:val="20"/>
          <w:szCs w:val="20"/>
        </w:rPr>
        <w:t>Zhibo</w:t>
      </w:r>
      <w:proofErr w:type="spellEnd"/>
      <w:r w:rsidR="00021994">
        <w:rPr>
          <w:rFonts w:ascii="微软雅黑" w:eastAsia="微软雅黑" w:hAnsi="微软雅黑" w:cs="Times New Roman"/>
          <w:sz w:val="20"/>
          <w:szCs w:val="20"/>
        </w:rPr>
        <w:t xml:space="preserve"> Wang, and </w:t>
      </w:r>
      <w:proofErr w:type="spellStart"/>
      <w:r w:rsidR="00021994">
        <w:rPr>
          <w:rFonts w:ascii="微软雅黑" w:eastAsia="微软雅黑" w:hAnsi="微软雅黑" w:cs="Times New Roman"/>
          <w:sz w:val="20"/>
          <w:szCs w:val="20"/>
        </w:rPr>
        <w:t>Xiaofeng</w:t>
      </w:r>
      <w:proofErr w:type="spellEnd"/>
      <w:r w:rsidR="00021994">
        <w:rPr>
          <w:rFonts w:ascii="微软雅黑" w:eastAsia="微软雅黑" w:hAnsi="微软雅黑" w:cs="Times New Roman" w:hint="eastAsia"/>
          <w:sz w:val="20"/>
          <w:szCs w:val="20"/>
        </w:rPr>
        <w:t xml:space="preserve"> </w:t>
      </w:r>
      <w:r w:rsidRPr="00021994">
        <w:rPr>
          <w:rFonts w:ascii="微软雅黑" w:eastAsia="微软雅黑" w:hAnsi="微软雅黑" w:cs="Times New Roman"/>
          <w:sz w:val="20"/>
          <w:szCs w:val="20"/>
        </w:rPr>
        <w:t xml:space="preserve">Chen. </w:t>
      </w:r>
      <w:proofErr w:type="spellStart"/>
      <w:r w:rsidRPr="00021994">
        <w:rPr>
          <w:rFonts w:ascii="微软雅黑" w:eastAsia="微软雅黑" w:hAnsi="微软雅黑" w:cs="Times New Roman"/>
          <w:sz w:val="20"/>
          <w:szCs w:val="20"/>
        </w:rPr>
        <w:t>PatternListener</w:t>
      </w:r>
      <w:proofErr w:type="spellEnd"/>
      <w:r w:rsidRPr="00021994">
        <w:rPr>
          <w:rFonts w:ascii="微软雅黑" w:eastAsia="微软雅黑" w:hAnsi="微软雅黑" w:cs="Times New Roman"/>
          <w:sz w:val="20"/>
          <w:szCs w:val="20"/>
        </w:rPr>
        <w:t>: Cracking Android Pattern Lock Using Acoustic Signals. In the Proceedings of ACM Conference on Computer and Communications Security (CCS), Toronto, Canada, October 15-19, 2018.</w:t>
      </w:r>
    </w:p>
    <w:sectPr w:rsidR="00837D7B" w:rsidRPr="00021994" w:rsidSect="0022070A">
      <w:headerReference w:type="default" r:id="rId16"/>
      <w:pgSz w:w="11906" w:h="16838"/>
      <w:pgMar w:top="1191" w:right="1701" w:bottom="1191" w:left="170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zhm" w:date="2019-09-29T22:07:00Z" w:initials="z">
    <w:p w14:paraId="64E3A73D" w14:textId="3E9B2FB1" w:rsidR="005E39E3" w:rsidRDefault="005E39E3">
      <w:pPr>
        <w:pStyle w:val="ad"/>
      </w:pPr>
      <w:r>
        <w:rPr>
          <w:rStyle w:val="ac"/>
        </w:rPr>
        <w:annotationRef/>
      </w:r>
      <w:r>
        <w:rPr>
          <w:rFonts w:hint="eastAsia"/>
        </w:rPr>
        <w:t>这一块</w:t>
      </w:r>
      <w:proofErr w:type="gramStart"/>
      <w:r>
        <w:rPr>
          <w:rFonts w:hint="eastAsia"/>
        </w:rPr>
        <w:t>感觉优图似乎</w:t>
      </w:r>
      <w:proofErr w:type="gramEnd"/>
      <w:r>
        <w:rPr>
          <w:rFonts w:hint="eastAsia"/>
        </w:rPr>
        <w:t>想让我们把系统集成在客户端（手机），但是我们其实只有信号生成和采集程序在客户端，采集到的数据（包含嘴唇反射的超声波信号）会上传到服务器端进行处理</w:t>
      </w:r>
    </w:p>
  </w:comment>
  <w:comment w:id="50" w:author="zhm" w:date="2019-09-29T21:23:00Z" w:initials="z">
    <w:p w14:paraId="31D330A0" w14:textId="34A70710" w:rsidR="004E0827" w:rsidRDefault="004E0827">
      <w:pPr>
        <w:pStyle w:val="ad"/>
      </w:pPr>
      <w:r>
        <w:rPr>
          <w:rStyle w:val="ac"/>
        </w:rPr>
        <w:annotationRef/>
      </w:r>
      <w:proofErr w:type="gramStart"/>
      <w:r>
        <w:rPr>
          <w:rFonts w:hint="eastAsia"/>
        </w:rPr>
        <w:t>优图是否</w:t>
      </w:r>
      <w:proofErr w:type="gramEnd"/>
      <w:r>
        <w:rPr>
          <w:rFonts w:hint="eastAsia"/>
        </w:rPr>
        <w:t>能够提供，以供平时测试，改进算法</w:t>
      </w:r>
    </w:p>
  </w:comment>
  <w:comment w:id="51" w:author="zhm" w:date="2019-09-29T21:24:00Z" w:initials="z">
    <w:p w14:paraId="57526CDE" w14:textId="32E2A4AF" w:rsidR="004E0827" w:rsidRDefault="004E0827">
      <w:pPr>
        <w:pStyle w:val="ad"/>
      </w:pPr>
      <w:r>
        <w:rPr>
          <w:rStyle w:val="ac"/>
        </w:rPr>
        <w:annotationRef/>
      </w:r>
      <w:r>
        <w:rPr>
          <w:rFonts w:hint="eastAsia"/>
        </w:rPr>
        <w:t>我们</w:t>
      </w:r>
      <w:proofErr w:type="gramStart"/>
      <w:r>
        <w:rPr>
          <w:rFonts w:hint="eastAsia"/>
        </w:rPr>
        <w:t>这边不</w:t>
      </w:r>
      <w:proofErr w:type="gramEnd"/>
      <w:r>
        <w:rPr>
          <w:rFonts w:hint="eastAsia"/>
        </w:rPr>
        <w:t>太熟悉</w:t>
      </w:r>
      <w:r>
        <w:rPr>
          <w:rFonts w:hint="eastAsia"/>
        </w:rPr>
        <w:t>iOS</w:t>
      </w:r>
      <w:r>
        <w:rPr>
          <w:rFonts w:hint="eastAsia"/>
        </w:rPr>
        <w:t>的开发，可能</w:t>
      </w:r>
      <w:proofErr w:type="gramStart"/>
      <w:r>
        <w:rPr>
          <w:rFonts w:hint="eastAsia"/>
        </w:rPr>
        <w:t>需要优图那边</w:t>
      </w:r>
      <w:proofErr w:type="gramEnd"/>
      <w:r>
        <w:rPr>
          <w:rFonts w:hint="eastAsia"/>
        </w:rPr>
        <w:t>改写代码，我们可以帮助调整参数，调试测试</w:t>
      </w:r>
    </w:p>
  </w:comment>
  <w:comment w:id="52" w:author="zhm" w:date="2019-09-29T21:30:00Z" w:initials="z">
    <w:p w14:paraId="2D918B16" w14:textId="1195582F" w:rsidR="004E0827" w:rsidRDefault="004E0827">
      <w:pPr>
        <w:pStyle w:val="ad"/>
      </w:pPr>
      <w:r>
        <w:rPr>
          <w:rStyle w:val="ac"/>
        </w:rPr>
        <w:annotationRef/>
      </w:r>
      <w:r>
        <w:rPr>
          <w:rFonts w:hint="eastAsia"/>
        </w:rPr>
        <w:t>还是不太明白用户静默具体是指怎样</w:t>
      </w:r>
    </w:p>
  </w:comment>
  <w:comment w:id="53" w:author="zhm" w:date="2019-09-29T21:33:00Z" w:initials="z">
    <w:p w14:paraId="3AC5B024" w14:textId="623DA6E9" w:rsidR="004E0827" w:rsidRDefault="004E0827">
      <w:pPr>
        <w:pStyle w:val="ad"/>
      </w:pPr>
      <w:r>
        <w:rPr>
          <w:rStyle w:val="ac"/>
        </w:rPr>
        <w:annotationRef/>
      </w:r>
      <w:r w:rsidRPr="004E0827">
        <w:rPr>
          <w:rFonts w:hint="eastAsia"/>
        </w:rPr>
        <w:t>排除恶意的抖动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E3A73D" w15:done="0"/>
  <w15:commentEx w15:paraId="31D330A0" w15:done="0"/>
  <w15:commentEx w15:paraId="57526CDE" w15:done="0"/>
  <w15:commentEx w15:paraId="2D918B16" w15:done="0"/>
  <w15:commentEx w15:paraId="3AC5B0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E3A73D" w16cid:durableId="221BB558"/>
  <w16cid:commentId w16cid:paraId="31D330A0" w16cid:durableId="221BB559"/>
  <w16cid:commentId w16cid:paraId="57526CDE" w16cid:durableId="221BB55A"/>
  <w16cid:commentId w16cid:paraId="2D918B16" w16cid:durableId="221BB55B"/>
  <w16cid:commentId w16cid:paraId="3AC5B024" w16cid:durableId="221BB5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870CF" w14:textId="77777777" w:rsidR="00EE6716" w:rsidRDefault="00EE6716" w:rsidP="005514C3">
      <w:r>
        <w:separator/>
      </w:r>
    </w:p>
  </w:endnote>
  <w:endnote w:type="continuationSeparator" w:id="0">
    <w:p w14:paraId="42341ACF" w14:textId="77777777" w:rsidR="00EE6716" w:rsidRDefault="00EE6716" w:rsidP="00551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78645" w14:textId="77777777" w:rsidR="00EE6716" w:rsidRDefault="00EE6716" w:rsidP="005514C3">
      <w:r>
        <w:separator/>
      </w:r>
    </w:p>
  </w:footnote>
  <w:footnote w:type="continuationSeparator" w:id="0">
    <w:p w14:paraId="32499031" w14:textId="77777777" w:rsidR="00EE6716" w:rsidRDefault="00EE6716" w:rsidP="00551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1A8E5" w14:textId="77777777" w:rsidR="00C85C62" w:rsidRDefault="00C85C62" w:rsidP="005514C3">
    <w:pPr>
      <w:pStyle w:val="a5"/>
      <w:jc w:val="both"/>
    </w:pPr>
    <w:r>
      <w:rPr>
        <w:noProof/>
      </w:rPr>
      <w:drawing>
        <wp:inline distT="0" distB="0" distL="0" distR="0" wp14:anchorId="3F59B966" wp14:editId="702A5711">
          <wp:extent cx="2233930" cy="43758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51438" cy="4410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93416"/>
    <w:multiLevelType w:val="hybridMultilevel"/>
    <w:tmpl w:val="E95E4312"/>
    <w:lvl w:ilvl="0" w:tplc="5ABEB9B0">
      <w:start w:val="1"/>
      <w:numFmt w:val="japaneseCounting"/>
      <w:lvlText w:val="%1、"/>
      <w:lvlJc w:val="left"/>
      <w:pPr>
        <w:ind w:left="576" w:hanging="576"/>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E454E"/>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11133D87"/>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 w15:restartNumberingAfterBreak="0">
    <w:nsid w:val="143D2D01"/>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29D80978"/>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3CF37E78"/>
    <w:multiLevelType w:val="hybridMultilevel"/>
    <w:tmpl w:val="C494E78C"/>
    <w:lvl w:ilvl="0" w:tplc="15ACAE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766324"/>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316744A"/>
    <w:multiLevelType w:val="hybridMultilevel"/>
    <w:tmpl w:val="07D617A8"/>
    <w:lvl w:ilvl="0" w:tplc="BDA2A894">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48AB0A5F"/>
    <w:multiLevelType w:val="hybridMultilevel"/>
    <w:tmpl w:val="30B289B0"/>
    <w:lvl w:ilvl="0" w:tplc="0409000F">
      <w:start w:val="1"/>
      <w:numFmt w:val="decimal"/>
      <w:lvlText w:val="%1."/>
      <w:lvlJc w:val="left"/>
      <w:pPr>
        <w:ind w:left="987" w:hanging="420"/>
      </w:p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15:restartNumberingAfterBreak="0">
    <w:nsid w:val="4FD61447"/>
    <w:multiLevelType w:val="hybridMultilevel"/>
    <w:tmpl w:val="323448C8"/>
    <w:lvl w:ilvl="0" w:tplc="D4485E50">
      <w:start w:val="1"/>
      <w:numFmt w:val="decimal"/>
      <w:lvlText w:val="[%1]"/>
      <w:lvlJc w:val="center"/>
      <w:pPr>
        <w:ind w:left="517" w:hanging="420"/>
      </w:pPr>
      <w:rPr>
        <w:rFonts w:ascii="Times New Roman" w:hAnsi="Times New Roman" w:hint="default"/>
      </w:rPr>
    </w:lvl>
    <w:lvl w:ilvl="1" w:tplc="04090019" w:tentative="1">
      <w:start w:val="1"/>
      <w:numFmt w:val="lowerLetter"/>
      <w:lvlText w:val="%2)"/>
      <w:lvlJc w:val="left"/>
      <w:pPr>
        <w:ind w:left="937" w:hanging="420"/>
      </w:pPr>
    </w:lvl>
    <w:lvl w:ilvl="2" w:tplc="0409001B" w:tentative="1">
      <w:start w:val="1"/>
      <w:numFmt w:val="lowerRoman"/>
      <w:lvlText w:val="%3."/>
      <w:lvlJc w:val="right"/>
      <w:pPr>
        <w:ind w:left="1357" w:hanging="420"/>
      </w:pPr>
    </w:lvl>
    <w:lvl w:ilvl="3" w:tplc="0409000F" w:tentative="1">
      <w:start w:val="1"/>
      <w:numFmt w:val="decimal"/>
      <w:lvlText w:val="%4."/>
      <w:lvlJc w:val="left"/>
      <w:pPr>
        <w:ind w:left="1777" w:hanging="420"/>
      </w:pPr>
    </w:lvl>
    <w:lvl w:ilvl="4" w:tplc="04090019" w:tentative="1">
      <w:start w:val="1"/>
      <w:numFmt w:val="lowerLetter"/>
      <w:lvlText w:val="%5)"/>
      <w:lvlJc w:val="left"/>
      <w:pPr>
        <w:ind w:left="2197" w:hanging="420"/>
      </w:pPr>
    </w:lvl>
    <w:lvl w:ilvl="5" w:tplc="0409001B" w:tentative="1">
      <w:start w:val="1"/>
      <w:numFmt w:val="lowerRoman"/>
      <w:lvlText w:val="%6."/>
      <w:lvlJc w:val="right"/>
      <w:pPr>
        <w:ind w:left="2617" w:hanging="420"/>
      </w:pPr>
    </w:lvl>
    <w:lvl w:ilvl="6" w:tplc="0409000F" w:tentative="1">
      <w:start w:val="1"/>
      <w:numFmt w:val="decimal"/>
      <w:lvlText w:val="%7."/>
      <w:lvlJc w:val="left"/>
      <w:pPr>
        <w:ind w:left="3037" w:hanging="420"/>
      </w:pPr>
    </w:lvl>
    <w:lvl w:ilvl="7" w:tplc="04090019" w:tentative="1">
      <w:start w:val="1"/>
      <w:numFmt w:val="lowerLetter"/>
      <w:lvlText w:val="%8)"/>
      <w:lvlJc w:val="left"/>
      <w:pPr>
        <w:ind w:left="3457" w:hanging="420"/>
      </w:pPr>
    </w:lvl>
    <w:lvl w:ilvl="8" w:tplc="0409001B" w:tentative="1">
      <w:start w:val="1"/>
      <w:numFmt w:val="lowerRoman"/>
      <w:lvlText w:val="%9."/>
      <w:lvlJc w:val="right"/>
      <w:pPr>
        <w:ind w:left="3877" w:hanging="420"/>
      </w:pPr>
    </w:lvl>
  </w:abstractNum>
  <w:abstractNum w:abstractNumId="10" w15:restartNumberingAfterBreak="0">
    <w:nsid w:val="51BA1396"/>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15:restartNumberingAfterBreak="0">
    <w:nsid w:val="619E4607"/>
    <w:multiLevelType w:val="hybridMultilevel"/>
    <w:tmpl w:val="F306F1E4"/>
    <w:lvl w:ilvl="0" w:tplc="231EB7D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E080995"/>
    <w:multiLevelType w:val="hybridMultilevel"/>
    <w:tmpl w:val="E72C2A74"/>
    <w:lvl w:ilvl="0" w:tplc="FAEE00A4">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5F22081"/>
    <w:multiLevelType w:val="hybridMultilevel"/>
    <w:tmpl w:val="E620E4B0"/>
    <w:lvl w:ilvl="0" w:tplc="DE867598">
      <w:start w:val="1"/>
      <w:numFmt w:val="decimal"/>
      <w:lvlText w:val="(%1)"/>
      <w:lvlJc w:val="left"/>
      <w:pPr>
        <w:ind w:left="927" w:hanging="360"/>
      </w:pPr>
      <w:rPr>
        <w:rFonts w:hint="eastAsia"/>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779E2BEF"/>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7A2C427A"/>
    <w:multiLevelType w:val="hybridMultilevel"/>
    <w:tmpl w:val="30B289B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 w:numId="2">
    <w:abstractNumId w:val="10"/>
  </w:num>
  <w:num w:numId="3">
    <w:abstractNumId w:val="15"/>
  </w:num>
  <w:num w:numId="4">
    <w:abstractNumId w:val="3"/>
  </w:num>
  <w:num w:numId="5">
    <w:abstractNumId w:val="4"/>
  </w:num>
  <w:num w:numId="6">
    <w:abstractNumId w:val="8"/>
  </w:num>
  <w:num w:numId="7">
    <w:abstractNumId w:val="2"/>
  </w:num>
  <w:num w:numId="8">
    <w:abstractNumId w:val="1"/>
  </w:num>
  <w:num w:numId="9">
    <w:abstractNumId w:val="6"/>
  </w:num>
  <w:num w:numId="10">
    <w:abstractNumId w:val="14"/>
  </w:num>
  <w:num w:numId="11">
    <w:abstractNumId w:val="11"/>
  </w:num>
  <w:num w:numId="12">
    <w:abstractNumId w:val="7"/>
  </w:num>
  <w:num w:numId="13">
    <w:abstractNumId w:val="5"/>
  </w:num>
  <w:num w:numId="14">
    <w:abstractNumId w:val="12"/>
  </w:num>
  <w:num w:numId="15">
    <w:abstractNumId w:val="13"/>
  </w:num>
  <w:num w:numId="1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ovo">
    <w15:presenceInfo w15:providerId="None" w15:userId="Lenovo"/>
  </w15:person>
  <w15:person w15:author="zhm">
    <w15:presenceInfo w15:providerId="None" w15:userId="zh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4E6"/>
    <w:rsid w:val="000121C0"/>
    <w:rsid w:val="00021994"/>
    <w:rsid w:val="00037644"/>
    <w:rsid w:val="00043618"/>
    <w:rsid w:val="00046D50"/>
    <w:rsid w:val="00071183"/>
    <w:rsid w:val="00090934"/>
    <w:rsid w:val="00096611"/>
    <w:rsid w:val="000C0DD6"/>
    <w:rsid w:val="000D095F"/>
    <w:rsid w:val="000D1754"/>
    <w:rsid w:val="000D7EF0"/>
    <w:rsid w:val="000E4D6E"/>
    <w:rsid w:val="000F743F"/>
    <w:rsid w:val="0012414A"/>
    <w:rsid w:val="00131B69"/>
    <w:rsid w:val="001456BE"/>
    <w:rsid w:val="0014584D"/>
    <w:rsid w:val="00176712"/>
    <w:rsid w:val="00180968"/>
    <w:rsid w:val="00196F8A"/>
    <w:rsid w:val="001A0695"/>
    <w:rsid w:val="001F4B24"/>
    <w:rsid w:val="0022070A"/>
    <w:rsid w:val="002236C0"/>
    <w:rsid w:val="00254EFA"/>
    <w:rsid w:val="00257D67"/>
    <w:rsid w:val="00261D1F"/>
    <w:rsid w:val="0027258F"/>
    <w:rsid w:val="00275734"/>
    <w:rsid w:val="00293554"/>
    <w:rsid w:val="00295ADA"/>
    <w:rsid w:val="002A6D78"/>
    <w:rsid w:val="002B2981"/>
    <w:rsid w:val="002C4B93"/>
    <w:rsid w:val="002D45DF"/>
    <w:rsid w:val="002D4D1B"/>
    <w:rsid w:val="002E15D7"/>
    <w:rsid w:val="002E3226"/>
    <w:rsid w:val="002E615C"/>
    <w:rsid w:val="002F40E1"/>
    <w:rsid w:val="003077C2"/>
    <w:rsid w:val="00320682"/>
    <w:rsid w:val="003252C3"/>
    <w:rsid w:val="003473F2"/>
    <w:rsid w:val="003571A9"/>
    <w:rsid w:val="00360EF9"/>
    <w:rsid w:val="0037453C"/>
    <w:rsid w:val="003A1ABD"/>
    <w:rsid w:val="003A53C1"/>
    <w:rsid w:val="003C331A"/>
    <w:rsid w:val="003E2692"/>
    <w:rsid w:val="003E5A2B"/>
    <w:rsid w:val="003F4566"/>
    <w:rsid w:val="003F47A7"/>
    <w:rsid w:val="00422DC7"/>
    <w:rsid w:val="00427C91"/>
    <w:rsid w:val="004330EB"/>
    <w:rsid w:val="00455F44"/>
    <w:rsid w:val="00465E5F"/>
    <w:rsid w:val="0047305D"/>
    <w:rsid w:val="00480C47"/>
    <w:rsid w:val="004827C6"/>
    <w:rsid w:val="00491418"/>
    <w:rsid w:val="00494343"/>
    <w:rsid w:val="004A3939"/>
    <w:rsid w:val="004A7A89"/>
    <w:rsid w:val="004B676C"/>
    <w:rsid w:val="004B7A68"/>
    <w:rsid w:val="004D1FFE"/>
    <w:rsid w:val="004E0827"/>
    <w:rsid w:val="004E32EF"/>
    <w:rsid w:val="00513508"/>
    <w:rsid w:val="00514472"/>
    <w:rsid w:val="0053038D"/>
    <w:rsid w:val="0053480F"/>
    <w:rsid w:val="00537188"/>
    <w:rsid w:val="00546775"/>
    <w:rsid w:val="00546C1C"/>
    <w:rsid w:val="005514C3"/>
    <w:rsid w:val="00566ED5"/>
    <w:rsid w:val="005860F4"/>
    <w:rsid w:val="005954AC"/>
    <w:rsid w:val="005A13EC"/>
    <w:rsid w:val="005B1FD6"/>
    <w:rsid w:val="005C2D4B"/>
    <w:rsid w:val="005E39E3"/>
    <w:rsid w:val="00602BAD"/>
    <w:rsid w:val="0060742E"/>
    <w:rsid w:val="00614564"/>
    <w:rsid w:val="006166E8"/>
    <w:rsid w:val="0062322D"/>
    <w:rsid w:val="00624F30"/>
    <w:rsid w:val="006260FA"/>
    <w:rsid w:val="00630B09"/>
    <w:rsid w:val="00652716"/>
    <w:rsid w:val="00655C84"/>
    <w:rsid w:val="00660E20"/>
    <w:rsid w:val="006633F1"/>
    <w:rsid w:val="00666C83"/>
    <w:rsid w:val="00672575"/>
    <w:rsid w:val="00682999"/>
    <w:rsid w:val="006C3253"/>
    <w:rsid w:val="006C479F"/>
    <w:rsid w:val="006F0887"/>
    <w:rsid w:val="00705DF0"/>
    <w:rsid w:val="007520E6"/>
    <w:rsid w:val="007524F4"/>
    <w:rsid w:val="00752D7F"/>
    <w:rsid w:val="00771820"/>
    <w:rsid w:val="007904E6"/>
    <w:rsid w:val="007932A7"/>
    <w:rsid w:val="00796E78"/>
    <w:rsid w:val="007A013F"/>
    <w:rsid w:val="007A45AE"/>
    <w:rsid w:val="007C5ACC"/>
    <w:rsid w:val="007E65DA"/>
    <w:rsid w:val="007F4B09"/>
    <w:rsid w:val="00823F5B"/>
    <w:rsid w:val="00830FCB"/>
    <w:rsid w:val="00837D7B"/>
    <w:rsid w:val="00853A44"/>
    <w:rsid w:val="00870DAD"/>
    <w:rsid w:val="00884314"/>
    <w:rsid w:val="008B6E90"/>
    <w:rsid w:val="008C7509"/>
    <w:rsid w:val="008E1937"/>
    <w:rsid w:val="008F567B"/>
    <w:rsid w:val="00921CAD"/>
    <w:rsid w:val="00926A42"/>
    <w:rsid w:val="00941654"/>
    <w:rsid w:val="0094182E"/>
    <w:rsid w:val="00951A10"/>
    <w:rsid w:val="009748E7"/>
    <w:rsid w:val="009B52FD"/>
    <w:rsid w:val="009C61C7"/>
    <w:rsid w:val="009F3B3D"/>
    <w:rsid w:val="00A037D6"/>
    <w:rsid w:val="00A14172"/>
    <w:rsid w:val="00A32DB1"/>
    <w:rsid w:val="00A33E97"/>
    <w:rsid w:val="00A63462"/>
    <w:rsid w:val="00A64420"/>
    <w:rsid w:val="00AB7745"/>
    <w:rsid w:val="00AC4241"/>
    <w:rsid w:val="00AF0822"/>
    <w:rsid w:val="00AF47D4"/>
    <w:rsid w:val="00AF55DB"/>
    <w:rsid w:val="00B04905"/>
    <w:rsid w:val="00B24087"/>
    <w:rsid w:val="00B35306"/>
    <w:rsid w:val="00B669DF"/>
    <w:rsid w:val="00B66AC0"/>
    <w:rsid w:val="00B71EE3"/>
    <w:rsid w:val="00B776A4"/>
    <w:rsid w:val="00B90CFF"/>
    <w:rsid w:val="00B94F0F"/>
    <w:rsid w:val="00BB5921"/>
    <w:rsid w:val="00BC1A90"/>
    <w:rsid w:val="00BC7552"/>
    <w:rsid w:val="00BD3D88"/>
    <w:rsid w:val="00BF7C6C"/>
    <w:rsid w:val="00C00B2D"/>
    <w:rsid w:val="00C2308E"/>
    <w:rsid w:val="00C31FC3"/>
    <w:rsid w:val="00C400BD"/>
    <w:rsid w:val="00C47C3F"/>
    <w:rsid w:val="00C64F80"/>
    <w:rsid w:val="00C72BDC"/>
    <w:rsid w:val="00C7558D"/>
    <w:rsid w:val="00C85C62"/>
    <w:rsid w:val="00C977E1"/>
    <w:rsid w:val="00CF1EFC"/>
    <w:rsid w:val="00D072CB"/>
    <w:rsid w:val="00D301F1"/>
    <w:rsid w:val="00D436E7"/>
    <w:rsid w:val="00D63602"/>
    <w:rsid w:val="00D66C51"/>
    <w:rsid w:val="00D77050"/>
    <w:rsid w:val="00DD0297"/>
    <w:rsid w:val="00DD18DA"/>
    <w:rsid w:val="00DE0405"/>
    <w:rsid w:val="00DE1234"/>
    <w:rsid w:val="00E013C9"/>
    <w:rsid w:val="00E109FC"/>
    <w:rsid w:val="00E2014D"/>
    <w:rsid w:val="00E425B2"/>
    <w:rsid w:val="00E47E34"/>
    <w:rsid w:val="00E51F19"/>
    <w:rsid w:val="00E60729"/>
    <w:rsid w:val="00E66D08"/>
    <w:rsid w:val="00E85F7F"/>
    <w:rsid w:val="00E876BE"/>
    <w:rsid w:val="00E90FD8"/>
    <w:rsid w:val="00E94739"/>
    <w:rsid w:val="00EB3BEE"/>
    <w:rsid w:val="00ED2B44"/>
    <w:rsid w:val="00EE2484"/>
    <w:rsid w:val="00EE6716"/>
    <w:rsid w:val="00F016C2"/>
    <w:rsid w:val="00F0204A"/>
    <w:rsid w:val="00F035E4"/>
    <w:rsid w:val="00F043D8"/>
    <w:rsid w:val="00F25353"/>
    <w:rsid w:val="00F30C6F"/>
    <w:rsid w:val="00F465CF"/>
    <w:rsid w:val="00F664E6"/>
    <w:rsid w:val="00F8715C"/>
    <w:rsid w:val="00FA7BEF"/>
    <w:rsid w:val="00FB042D"/>
    <w:rsid w:val="00FB6368"/>
    <w:rsid w:val="00FD02DA"/>
    <w:rsid w:val="00FE4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AEAFFC"/>
  <w15:docId w15:val="{B801A033-20F2-4557-9E11-E0CFF7539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4E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64E6"/>
    <w:pPr>
      <w:ind w:firstLineChars="200" w:firstLine="420"/>
    </w:pPr>
  </w:style>
  <w:style w:type="table" w:styleId="a4">
    <w:name w:val="Table Grid"/>
    <w:basedOn w:val="a1"/>
    <w:uiPriority w:val="39"/>
    <w:rsid w:val="00F664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514C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514C3"/>
    <w:rPr>
      <w:sz w:val="18"/>
      <w:szCs w:val="18"/>
    </w:rPr>
  </w:style>
  <w:style w:type="paragraph" w:styleId="a7">
    <w:name w:val="footer"/>
    <w:basedOn w:val="a"/>
    <w:link w:val="a8"/>
    <w:uiPriority w:val="99"/>
    <w:unhideWhenUsed/>
    <w:rsid w:val="005514C3"/>
    <w:pPr>
      <w:tabs>
        <w:tab w:val="center" w:pos="4153"/>
        <w:tab w:val="right" w:pos="8306"/>
      </w:tabs>
      <w:snapToGrid w:val="0"/>
      <w:jc w:val="left"/>
    </w:pPr>
    <w:rPr>
      <w:sz w:val="18"/>
      <w:szCs w:val="18"/>
    </w:rPr>
  </w:style>
  <w:style w:type="character" w:customStyle="1" w:styleId="a8">
    <w:name w:val="页脚 字符"/>
    <w:basedOn w:val="a0"/>
    <w:link w:val="a7"/>
    <w:uiPriority w:val="99"/>
    <w:rsid w:val="005514C3"/>
    <w:rPr>
      <w:sz w:val="18"/>
      <w:szCs w:val="18"/>
    </w:rPr>
  </w:style>
  <w:style w:type="paragraph" w:customStyle="1" w:styleId="a9">
    <w:name w:val="章节正文"/>
    <w:basedOn w:val="a"/>
    <w:link w:val="Char"/>
    <w:qFormat/>
    <w:rsid w:val="002236C0"/>
    <w:pPr>
      <w:spacing w:line="460" w:lineRule="exact"/>
      <w:ind w:firstLineChars="200" w:firstLine="200"/>
    </w:pPr>
    <w:rPr>
      <w:rFonts w:ascii="Times New Roman" w:eastAsia="宋体" w:hAnsi="Times New Roman" w:cs="Times New Roman"/>
      <w:sz w:val="24"/>
      <w:szCs w:val="24"/>
    </w:rPr>
  </w:style>
  <w:style w:type="character" w:customStyle="1" w:styleId="Char">
    <w:name w:val="章节正文 Char"/>
    <w:basedOn w:val="a0"/>
    <w:link w:val="a9"/>
    <w:rsid w:val="002236C0"/>
    <w:rPr>
      <w:rFonts w:ascii="Times New Roman" w:eastAsia="宋体" w:hAnsi="Times New Roman" w:cs="Times New Roman"/>
      <w:sz w:val="24"/>
      <w:szCs w:val="24"/>
    </w:rPr>
  </w:style>
  <w:style w:type="paragraph" w:styleId="aa">
    <w:name w:val="Balloon Text"/>
    <w:basedOn w:val="a"/>
    <w:link w:val="ab"/>
    <w:uiPriority w:val="99"/>
    <w:semiHidden/>
    <w:unhideWhenUsed/>
    <w:rsid w:val="006260FA"/>
    <w:rPr>
      <w:rFonts w:ascii="Lucida Grande" w:hAnsi="Lucida Grande" w:cs="Lucida Grande"/>
      <w:sz w:val="18"/>
      <w:szCs w:val="18"/>
    </w:rPr>
  </w:style>
  <w:style w:type="character" w:customStyle="1" w:styleId="ab">
    <w:name w:val="批注框文本 字符"/>
    <w:basedOn w:val="a0"/>
    <w:link w:val="aa"/>
    <w:uiPriority w:val="99"/>
    <w:semiHidden/>
    <w:rsid w:val="006260FA"/>
    <w:rPr>
      <w:rFonts w:ascii="Lucida Grande" w:hAnsi="Lucida Grande" w:cs="Lucida Grande"/>
      <w:sz w:val="18"/>
      <w:szCs w:val="18"/>
    </w:rPr>
  </w:style>
  <w:style w:type="character" w:styleId="ac">
    <w:name w:val="annotation reference"/>
    <w:basedOn w:val="a0"/>
    <w:uiPriority w:val="99"/>
    <w:semiHidden/>
    <w:unhideWhenUsed/>
    <w:rsid w:val="004E0827"/>
    <w:rPr>
      <w:sz w:val="21"/>
      <w:szCs w:val="21"/>
    </w:rPr>
  </w:style>
  <w:style w:type="paragraph" w:styleId="ad">
    <w:name w:val="annotation text"/>
    <w:basedOn w:val="a"/>
    <w:link w:val="ae"/>
    <w:uiPriority w:val="99"/>
    <w:semiHidden/>
    <w:unhideWhenUsed/>
    <w:rsid w:val="004E0827"/>
    <w:pPr>
      <w:jc w:val="left"/>
    </w:pPr>
  </w:style>
  <w:style w:type="character" w:customStyle="1" w:styleId="ae">
    <w:name w:val="批注文字 字符"/>
    <w:basedOn w:val="a0"/>
    <w:link w:val="ad"/>
    <w:uiPriority w:val="99"/>
    <w:semiHidden/>
    <w:rsid w:val="004E0827"/>
  </w:style>
  <w:style w:type="paragraph" w:styleId="af">
    <w:name w:val="annotation subject"/>
    <w:basedOn w:val="ad"/>
    <w:next w:val="ad"/>
    <w:link w:val="af0"/>
    <w:uiPriority w:val="99"/>
    <w:semiHidden/>
    <w:unhideWhenUsed/>
    <w:rsid w:val="004E0827"/>
    <w:rPr>
      <w:b/>
      <w:bCs/>
    </w:rPr>
  </w:style>
  <w:style w:type="character" w:customStyle="1" w:styleId="af0">
    <w:name w:val="批注主题 字符"/>
    <w:basedOn w:val="ae"/>
    <w:link w:val="af"/>
    <w:uiPriority w:val="99"/>
    <w:semiHidden/>
    <w:rsid w:val="004E08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791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8F1C-A41F-4139-9E4F-BF8843A6A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1052</Words>
  <Characters>6001</Characters>
  <Application>Microsoft Office Word</Application>
  <DocSecurity>0</DocSecurity>
  <Lines>50</Lines>
  <Paragraphs>14</Paragraphs>
  <ScaleCrop>false</ScaleCrop>
  <Company>Microsoft Corporation</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yufeizheng(郑宇飞)</dc:creator>
  <cp:keywords/>
  <dc:description/>
  <cp:lastModifiedBy>Lenovo</cp:lastModifiedBy>
  <cp:revision>8</cp:revision>
  <dcterms:created xsi:type="dcterms:W3CDTF">2019-09-29T14:14:00Z</dcterms:created>
  <dcterms:modified xsi:type="dcterms:W3CDTF">2020-03-27T15:37:00Z</dcterms:modified>
</cp:coreProperties>
</file>